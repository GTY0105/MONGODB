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E1C59" w14:textId="77777777" w:rsidR="00BF5F63" w:rsidRPr="0099707B" w:rsidRDefault="00BF5F63" w:rsidP="00693456">
      <w:pPr>
        <w:pStyle w:val="ITEABodyText"/>
        <w:pageBreakBefore/>
        <w:rPr>
          <w:rFonts w:eastAsiaTheme="majorEastAsia" w:cs="Arial"/>
          <w:color w:val="00A651" w:themeColor="accent1"/>
          <w:sz w:val="48"/>
          <w:szCs w:val="48"/>
        </w:rPr>
      </w:pPr>
    </w:p>
    <w:p w14:paraId="47F25833" w14:textId="7F1AA0BE" w:rsidR="00BF5F63" w:rsidRPr="0099707B" w:rsidRDefault="002E1D66" w:rsidP="00C52773">
      <w:pPr>
        <w:pStyle w:val="ITEATitle"/>
      </w:pPr>
      <w:r w:rsidRPr="0099707B">
        <w:t xml:space="preserve">Project Progress Report </w:t>
      </w:r>
    </w:p>
    <w:p w14:paraId="397281EF" w14:textId="510324DC" w:rsidR="00CF7BB6" w:rsidRPr="009301B2" w:rsidRDefault="00CF7BB6" w:rsidP="00CF7BB6">
      <w:pPr>
        <w:pStyle w:val="ITEASubTitle"/>
      </w:pPr>
      <w:r>
        <w:t xml:space="preserve">ITEA 3 </w:t>
      </w:r>
    </w:p>
    <w:p w14:paraId="4B672773" w14:textId="118557A6" w:rsidR="00CF7BB6" w:rsidRPr="009301B2" w:rsidRDefault="00CF7BB6" w:rsidP="00CF7BB6">
      <w:pPr>
        <w:pStyle w:val="ITEASubTitle2"/>
      </w:pPr>
      <w:r>
        <w:t xml:space="preserve">Version </w:t>
      </w:r>
      <w:r w:rsidR="00726294">
        <w:t>5</w:t>
      </w:r>
      <w:r>
        <w:t xml:space="preserve"> </w:t>
      </w:r>
      <w:r w:rsidR="00726294">
        <w:t>December</w:t>
      </w:r>
      <w:r>
        <w:t xml:space="preserve"> 2017</w:t>
      </w:r>
    </w:p>
    <w:p w14:paraId="6F62CDB6" w14:textId="77777777" w:rsidR="00BF5F63" w:rsidRPr="0099707B" w:rsidRDefault="00BF5F63" w:rsidP="00BF5F63">
      <w:pPr>
        <w:pStyle w:val="NoSpacing"/>
        <w:pBdr>
          <w:bottom w:val="single" w:sz="4" w:space="1" w:color="00A651" w:themeColor="accent1"/>
        </w:pBdr>
        <w:spacing w:line="240" w:lineRule="auto"/>
        <w:rPr>
          <w:sz w:val="10"/>
          <w:szCs w:val="2"/>
          <w:lang w:val="en-GB"/>
        </w:rPr>
      </w:pPr>
    </w:p>
    <w:p w14:paraId="3C7AAC10" w14:textId="77777777" w:rsidR="00BF5F63" w:rsidRPr="0099707B" w:rsidRDefault="00BF5F63" w:rsidP="00BF5F63">
      <w:pPr>
        <w:pStyle w:val="NoSpacing"/>
        <w:rPr>
          <w:lang w:val="en-GB"/>
        </w:rPr>
      </w:pPr>
    </w:p>
    <w:p w14:paraId="4927BFD9" w14:textId="77777777" w:rsidR="00BF5F63" w:rsidRPr="0099707B" w:rsidRDefault="00BF5F63" w:rsidP="00CA166C">
      <w:pPr>
        <w:pStyle w:val="ITEABodyText"/>
      </w:pPr>
    </w:p>
    <w:p w14:paraId="14F7C01A" w14:textId="77777777" w:rsidR="00BF5F63" w:rsidRPr="0099707B" w:rsidRDefault="00BF5F63" w:rsidP="00CA166C">
      <w:pPr>
        <w:pStyle w:val="ITEABodyText"/>
      </w:pPr>
    </w:p>
    <w:p w14:paraId="7F9157DE" w14:textId="77777777" w:rsidR="00BF5F63" w:rsidRPr="0099707B" w:rsidRDefault="00BF5F63" w:rsidP="00CA166C">
      <w:pPr>
        <w:pStyle w:val="ITEABodyText"/>
      </w:pPr>
    </w:p>
    <w:p w14:paraId="05E4E938" w14:textId="77777777" w:rsidR="00BF5F63" w:rsidRPr="0099707B" w:rsidRDefault="00BF5F63" w:rsidP="00CA166C">
      <w:pPr>
        <w:pStyle w:val="ITEABodyText"/>
      </w:pPr>
    </w:p>
    <w:p w14:paraId="39D3CFB4" w14:textId="77777777" w:rsidR="00BF5F63" w:rsidRPr="0099707B" w:rsidRDefault="00BF5F63" w:rsidP="00CA166C">
      <w:pPr>
        <w:pStyle w:val="ITEABodyText"/>
      </w:pPr>
    </w:p>
    <w:p w14:paraId="0DD3F560" w14:textId="77777777" w:rsidR="00BF5F63" w:rsidRPr="0099707B" w:rsidRDefault="00BF5F63" w:rsidP="00CA166C">
      <w:pPr>
        <w:pStyle w:val="ITEABodyText"/>
      </w:pPr>
    </w:p>
    <w:p w14:paraId="17791435" w14:textId="77777777" w:rsidR="00BF5F63" w:rsidRPr="0099707B" w:rsidRDefault="00BF5F63" w:rsidP="00CA166C">
      <w:pPr>
        <w:pStyle w:val="ITEABodyText"/>
      </w:pPr>
    </w:p>
    <w:p w14:paraId="1B08EECD" w14:textId="77777777" w:rsidR="00BF5F63" w:rsidRPr="0099707B" w:rsidRDefault="00BF5F63" w:rsidP="00CA166C">
      <w:pPr>
        <w:pStyle w:val="ITEABodyText"/>
      </w:pPr>
    </w:p>
    <w:p w14:paraId="40BDF521" w14:textId="77777777" w:rsidR="00BF5F63" w:rsidRPr="0099707B" w:rsidRDefault="00BF5F63" w:rsidP="00CA166C">
      <w:pPr>
        <w:pStyle w:val="ITEABodyText"/>
      </w:pPr>
    </w:p>
    <w:p w14:paraId="5E01B141" w14:textId="77DB6C0B" w:rsidR="00F15DB6" w:rsidRDefault="00F15DB6">
      <w:pPr>
        <w:spacing w:after="200" w:line="276" w:lineRule="auto"/>
      </w:pPr>
      <w:r>
        <w:br w:type="page"/>
      </w:r>
    </w:p>
    <w:p w14:paraId="37CCCAF9" w14:textId="6E6E942A" w:rsidR="001351A0" w:rsidRPr="00420199" w:rsidRDefault="00F15DB6" w:rsidP="00F15DB6">
      <w:pPr>
        <w:pStyle w:val="ITEAHeading0"/>
        <w:rPr>
          <w:lang w:val="en-GB"/>
        </w:rPr>
      </w:pPr>
      <w:bookmarkStart w:id="0" w:name="_Toc501033793"/>
      <w:r w:rsidRPr="00420199">
        <w:rPr>
          <w:lang w:val="en-GB"/>
        </w:rPr>
        <w:lastRenderedPageBreak/>
        <w:t>Foreword</w:t>
      </w:r>
      <w:bookmarkEnd w:id="0"/>
    </w:p>
    <w:p w14:paraId="1A23068C" w14:textId="77777777" w:rsidR="000D10FE" w:rsidRDefault="000D10FE" w:rsidP="000D10FE">
      <w:pPr>
        <w:pStyle w:val="ITEAInstructions"/>
      </w:pPr>
      <w:r w:rsidRPr="009301B2">
        <w:rPr>
          <w:u w:val="single"/>
        </w:rPr>
        <w:t>Do not remove or modify in any way the sections having these notations</w:t>
      </w:r>
      <w:r w:rsidRPr="009301B2">
        <w:t xml:space="preserve">, </w:t>
      </w:r>
    </w:p>
    <w:p w14:paraId="4CBEF775" w14:textId="5EE17FBF" w:rsidR="000D10FE" w:rsidRPr="009301B2" w:rsidRDefault="000D10FE" w:rsidP="000D10FE">
      <w:pPr>
        <w:pStyle w:val="ITEAInstructions"/>
      </w:pPr>
      <w:r w:rsidRPr="009301B2">
        <w:t>All guidelines in the template appear in this “boxed” format. These instructions, as well as the preceding title page (“</w:t>
      </w:r>
      <w:r>
        <w:t>PPR</w:t>
      </w:r>
      <w:r w:rsidRPr="009301B2">
        <w:t xml:space="preserve"> Annex template”) and this foreword, </w:t>
      </w:r>
      <w:r>
        <w:t>should never</w:t>
      </w:r>
      <w:r w:rsidRPr="009301B2">
        <w:t xml:space="preserve"> be removed </w:t>
      </w:r>
      <w:r>
        <w:t xml:space="preserve">manually </w:t>
      </w:r>
      <w:r w:rsidRPr="009301B2">
        <w:t xml:space="preserve">from the </w:t>
      </w:r>
      <w:r>
        <w:t>submitted files: they are automatically removed by the merging function of the ITEA Community website</w:t>
      </w:r>
      <w:r w:rsidRPr="009301B2">
        <w:t>.</w:t>
      </w:r>
      <w:r>
        <w:t xml:space="preserve"> Potential layout issues appearing when removing the instructions (e.g. a large image leaving half a page blank) will be adjusted by the ITEA Office, between the </w:t>
      </w:r>
      <w:r w:rsidR="009C52BC">
        <w:t xml:space="preserve">report </w:t>
      </w:r>
      <w:r>
        <w:t>submission and the transfer of the generated PPR to the reviewers.</w:t>
      </w:r>
    </w:p>
    <w:p w14:paraId="55283219" w14:textId="77777777" w:rsidR="000D10FE" w:rsidRPr="009301B2" w:rsidRDefault="000D10FE" w:rsidP="000D10FE">
      <w:pPr>
        <w:pStyle w:val="ITEAInstructions"/>
      </w:pPr>
      <w:r w:rsidRPr="009301B2">
        <w:t>NB: all texts between “&lt;” and “&gt;” symbols (incl. on the front page and in the headers) should be replaced or removed.</w:t>
      </w:r>
      <w:r>
        <w:t xml:space="preserve"> </w:t>
      </w:r>
    </w:p>
    <w:p w14:paraId="0216C6D2" w14:textId="77777777" w:rsidR="000D10FE" w:rsidRPr="009301B2" w:rsidRDefault="000D10FE" w:rsidP="000D10FE">
      <w:pPr>
        <w:pStyle w:val="ITEAInstructions"/>
      </w:pPr>
      <w:r w:rsidRPr="009301B2">
        <w:t>It is highly recommended that you carefully read all the instructions provided: they indicate for each chapter and subchapter what is expected, and must be carefully taken into account.</w:t>
      </w:r>
    </w:p>
    <w:p w14:paraId="112CD774" w14:textId="50BB69F5" w:rsidR="000D10FE" w:rsidRPr="009301B2" w:rsidRDefault="000D10FE" w:rsidP="000D10FE">
      <w:pPr>
        <w:pStyle w:val="ITEAInstructions"/>
      </w:pPr>
      <w:r w:rsidRPr="009301B2">
        <w:t xml:space="preserve">It is crucial that </w:t>
      </w:r>
      <w:r w:rsidR="009C52BC">
        <w:t>report</w:t>
      </w:r>
      <w:r w:rsidR="009C52BC" w:rsidRPr="009301B2">
        <w:t xml:space="preserve"> </w:t>
      </w:r>
      <w:r w:rsidRPr="009301B2">
        <w:t>writers comply with the pre-defined formatting and styling rules: breaking these rules may create errors when inserting the auto-ge</w:t>
      </w:r>
      <w:r w:rsidRPr="00957908">
        <w:t>n</w:t>
      </w:r>
      <w:r w:rsidRPr="009301B2">
        <w:t>erated sections</w:t>
      </w:r>
      <w:r>
        <w:t xml:space="preserve"> and thus cause the merge process to fail</w:t>
      </w:r>
      <w:r w:rsidRPr="009301B2">
        <w:t>. Complying with formatting rules can be achieved by adhering to the following guidelines:</w:t>
      </w:r>
    </w:p>
    <w:p w14:paraId="005240F4" w14:textId="069DDDA8" w:rsidR="000D10FE" w:rsidRPr="009301B2" w:rsidRDefault="000D10FE" w:rsidP="000D10FE">
      <w:pPr>
        <w:pStyle w:val="ITEAInstructionsBullet"/>
      </w:pPr>
      <w:r w:rsidRPr="009301B2">
        <w:t>do not remove any predefined title and do not add headers</w:t>
      </w:r>
      <w:r>
        <w:t>, incl. annexes,</w:t>
      </w:r>
      <w:r w:rsidRPr="009301B2">
        <w:t xml:space="preserve"> that are not supposed to be defined according to this template</w:t>
      </w:r>
      <w:r>
        <w:t xml:space="preserve">, at any level of the hierarchy </w:t>
      </w:r>
    </w:p>
    <w:p w14:paraId="6E9292E0" w14:textId="77777777" w:rsidR="000D10FE" w:rsidRPr="009301B2" w:rsidRDefault="000D10FE" w:rsidP="000D10FE">
      <w:pPr>
        <w:pStyle w:val="ITEAInstructionsBullet"/>
      </w:pPr>
      <w:r w:rsidRPr="009301B2">
        <w:t>do not modify the predefined styles, except for standard “emphasis” effects (i.e. underlined or bold text) – we recommend using the underlined and bold formatting in a consistent and prudent way throughout the document</w:t>
      </w:r>
      <w:r>
        <w:t>, and on body text exclusively</w:t>
      </w:r>
      <w:r w:rsidRPr="009301B2">
        <w:t>;</w:t>
      </w:r>
    </w:p>
    <w:p w14:paraId="08198B19" w14:textId="77777777" w:rsidR="000D10FE" w:rsidRDefault="000D10FE" w:rsidP="000D10FE">
      <w:pPr>
        <w:pStyle w:val="ITEAInstructionsBullet"/>
      </w:pPr>
      <w:r w:rsidRPr="009301B2">
        <w:t>only use the pre-defined styles that start with “ITEA_”: the most relevant ones are “ITEA_BodyText” for standard paragraphs (Arial 10 with a line spacing factor of 1.2 pt), “ITEA_BodyBullets” for bullet points within standard paragraphs and “ITEA_Figure”; for captions, you can use the standard “Insert Caption” function from Word, as it will automatically use the “ITEA_Caption” styling; these styles are accessible in the “Quick Styles Gallery” of the “Home” tab</w:t>
      </w:r>
      <w:r>
        <w:t>;</w:t>
      </w:r>
    </w:p>
    <w:p w14:paraId="56F9F959" w14:textId="40DCB578" w:rsidR="000D10FE" w:rsidRDefault="000D10FE" w:rsidP="000D10FE">
      <w:pPr>
        <w:pStyle w:val="ITEAInstructionsBullet"/>
      </w:pPr>
      <w:r>
        <w:t xml:space="preserve">do not remove the instructions (both green and orange ones), and do not remove the auto-generated sections; </w:t>
      </w:r>
    </w:p>
    <w:p w14:paraId="4EDFBF2C" w14:textId="6E2A91C9" w:rsidR="000D10FE" w:rsidRPr="009301B2" w:rsidRDefault="000D10FE" w:rsidP="000D10FE">
      <w:pPr>
        <w:pStyle w:val="ITEAInstructionsBullet"/>
      </w:pPr>
      <w:proofErr w:type="gramStart"/>
      <w:r>
        <w:t>do</w:t>
      </w:r>
      <w:proofErr w:type="gramEnd"/>
      <w:r>
        <w:t xml:space="preserve"> not overload the document with uncompressed / excessively large images; a </w:t>
      </w:r>
      <w:r w:rsidR="009C52BC">
        <w:t xml:space="preserve">report </w:t>
      </w:r>
      <w:r>
        <w:t>should ideally fit in less than 10 MB.</w:t>
      </w:r>
    </w:p>
    <w:p w14:paraId="78B5CDC7" w14:textId="7227BA03" w:rsidR="000D10FE" w:rsidRPr="009301B2" w:rsidRDefault="000D10FE" w:rsidP="000D10FE">
      <w:pPr>
        <w:pStyle w:val="ITEAInstructions"/>
      </w:pPr>
      <w:r w:rsidRPr="009301B2">
        <w:t xml:space="preserve">It is in the interest of consortia to ensure that a merged document (i.e. including auto-generated sections) can be generated and downloaded before the submission deadline so that all the relevant information is provided in the project </w:t>
      </w:r>
      <w:r w:rsidR="009C52BC">
        <w:t>progress report</w:t>
      </w:r>
      <w:r>
        <w:t>.</w:t>
      </w:r>
      <w:r w:rsidDel="004B71E1">
        <w:rPr>
          <w:rStyle w:val="CommentReference"/>
          <w:i w:val="0"/>
          <w:color w:val="000000" w:themeColor="text1"/>
        </w:rPr>
        <w:t xml:space="preserve"> </w:t>
      </w:r>
    </w:p>
    <w:p w14:paraId="2336FC48" w14:textId="77777777" w:rsidR="00F15DB6" w:rsidRPr="000D10FE" w:rsidRDefault="00F15DB6" w:rsidP="00F15DB6">
      <w:pPr>
        <w:pStyle w:val="ITEAInstructions"/>
        <w:rPr>
          <w:lang w:eastAsia="en-US"/>
        </w:rPr>
      </w:pPr>
    </w:p>
    <w:p w14:paraId="01F9E98D" w14:textId="77777777" w:rsidR="001351A0" w:rsidRPr="0099707B" w:rsidRDefault="001351A0" w:rsidP="00CA166C">
      <w:pPr>
        <w:pStyle w:val="ITEABodyText"/>
      </w:pPr>
    </w:p>
    <w:p w14:paraId="6B817F04" w14:textId="77777777" w:rsidR="001351A0" w:rsidRPr="0099707B" w:rsidRDefault="001351A0" w:rsidP="00CA166C">
      <w:pPr>
        <w:pStyle w:val="ITEABodyText"/>
      </w:pPr>
    </w:p>
    <w:p w14:paraId="61F2B085" w14:textId="77777777" w:rsidR="001351A0" w:rsidRPr="0099707B" w:rsidRDefault="001351A0" w:rsidP="00CA166C">
      <w:pPr>
        <w:pStyle w:val="ITEABodyText"/>
      </w:pPr>
    </w:p>
    <w:p w14:paraId="366AB6A8" w14:textId="77777777" w:rsidR="001351A0" w:rsidRPr="0099707B" w:rsidRDefault="001351A0" w:rsidP="00CA166C">
      <w:pPr>
        <w:pStyle w:val="ITEABodyText"/>
      </w:pPr>
    </w:p>
    <w:p w14:paraId="36EE2ACA" w14:textId="77777777" w:rsidR="001351A0" w:rsidRPr="0099707B" w:rsidRDefault="001351A0" w:rsidP="00CA166C">
      <w:pPr>
        <w:pStyle w:val="ITEABodyText"/>
      </w:pPr>
    </w:p>
    <w:p w14:paraId="117D3FEE" w14:textId="77777777" w:rsidR="004B5E9D" w:rsidRPr="0099707B" w:rsidRDefault="004B5E9D" w:rsidP="004B5E9D">
      <w:pPr>
        <w:pStyle w:val="ITEABodyText"/>
        <w:pageBreakBefore/>
        <w:rPr>
          <w:rFonts w:eastAsiaTheme="majorEastAsia" w:cs="Arial"/>
          <w:color w:val="00A651" w:themeColor="accent1"/>
          <w:sz w:val="48"/>
          <w:szCs w:val="48"/>
        </w:rPr>
      </w:pPr>
    </w:p>
    <w:p w14:paraId="0D0A45E3" w14:textId="022E8195" w:rsidR="004B5E9D" w:rsidRPr="0099707B" w:rsidRDefault="004469DE" w:rsidP="004B5E9D">
      <w:pPr>
        <w:pStyle w:val="ITEATitle"/>
      </w:pPr>
      <w:r>
        <w:t>2018</w:t>
      </w:r>
      <w:r w:rsidR="004B5E9D">
        <w:t>-H</w:t>
      </w:r>
      <w:r>
        <w:t>1</w:t>
      </w:r>
      <w:r w:rsidR="004B5E9D">
        <w:t xml:space="preserve"> Project Progress Report Annex</w:t>
      </w:r>
    </w:p>
    <w:p w14:paraId="7B466211" w14:textId="77777777" w:rsidR="004469DE" w:rsidRPr="009301B2" w:rsidRDefault="004469DE" w:rsidP="004469DE">
      <w:pPr>
        <w:pStyle w:val="ITEASubTitle"/>
      </w:pPr>
      <w:r w:rsidRPr="005318B1">
        <w:t>INSIST</w:t>
      </w:r>
    </w:p>
    <w:p w14:paraId="562D227B" w14:textId="77777777" w:rsidR="004469DE" w:rsidRPr="009301B2" w:rsidRDefault="004469DE" w:rsidP="004469DE">
      <w:pPr>
        <w:pStyle w:val="ITEASubTitle2"/>
      </w:pPr>
      <w:r w:rsidRPr="005318B1">
        <w:t>Integrated service delivery for citizens' safety and comfort</w:t>
      </w:r>
    </w:p>
    <w:p w14:paraId="3998ADAC" w14:textId="77777777" w:rsidR="004B5E9D" w:rsidRPr="0099707B" w:rsidRDefault="004B5E9D" w:rsidP="004B5E9D">
      <w:pPr>
        <w:pStyle w:val="NoSpacing"/>
        <w:pBdr>
          <w:bottom w:val="single" w:sz="4" w:space="1" w:color="00A651" w:themeColor="accent1"/>
        </w:pBdr>
        <w:spacing w:line="240" w:lineRule="auto"/>
        <w:rPr>
          <w:sz w:val="10"/>
          <w:szCs w:val="2"/>
          <w:lang w:val="en-GB"/>
        </w:rPr>
      </w:pPr>
    </w:p>
    <w:p w14:paraId="314B68FE" w14:textId="77777777" w:rsidR="004B5E9D" w:rsidRPr="0099707B" w:rsidRDefault="004B5E9D" w:rsidP="004B5E9D">
      <w:pPr>
        <w:pStyle w:val="NoSpacing"/>
        <w:rPr>
          <w:lang w:val="en-GB"/>
        </w:rPr>
      </w:pPr>
    </w:p>
    <w:p w14:paraId="35079305" w14:textId="77777777" w:rsidR="004B5E9D" w:rsidRPr="0099707B" w:rsidRDefault="004B5E9D" w:rsidP="004B5E9D">
      <w:pPr>
        <w:pStyle w:val="ITEABodyText"/>
      </w:pPr>
    </w:p>
    <w:p w14:paraId="7E9FE9E0" w14:textId="77777777" w:rsidR="004B5E9D" w:rsidRPr="0099707B" w:rsidRDefault="004B5E9D" w:rsidP="004B5E9D">
      <w:pPr>
        <w:pStyle w:val="ITEABodyText"/>
      </w:pPr>
    </w:p>
    <w:p w14:paraId="57DC2604" w14:textId="77777777" w:rsidR="004B5E9D" w:rsidRPr="0099707B" w:rsidRDefault="004B5E9D" w:rsidP="004B5E9D">
      <w:pPr>
        <w:pStyle w:val="ITEABodyText"/>
      </w:pPr>
    </w:p>
    <w:p w14:paraId="33AB5A2B" w14:textId="77777777" w:rsidR="004B5E9D" w:rsidRPr="0099707B" w:rsidRDefault="004B5E9D" w:rsidP="004B5E9D">
      <w:pPr>
        <w:pStyle w:val="ITEABodyText"/>
      </w:pPr>
    </w:p>
    <w:p w14:paraId="4FAF00FB" w14:textId="77777777" w:rsidR="004B5E9D" w:rsidRPr="0099707B" w:rsidRDefault="004B5E9D" w:rsidP="004B5E9D">
      <w:pPr>
        <w:pStyle w:val="ITEABodyText"/>
      </w:pPr>
    </w:p>
    <w:p w14:paraId="07C58377" w14:textId="77777777" w:rsidR="004B5E9D" w:rsidRPr="0099707B" w:rsidRDefault="004B5E9D" w:rsidP="004B5E9D">
      <w:pPr>
        <w:pStyle w:val="ITEABodyText"/>
      </w:pPr>
    </w:p>
    <w:p w14:paraId="3F511D62" w14:textId="77777777" w:rsidR="004B5E9D" w:rsidRPr="0099707B" w:rsidRDefault="004B5E9D" w:rsidP="004B5E9D">
      <w:pPr>
        <w:pStyle w:val="ITEABodyText"/>
      </w:pPr>
    </w:p>
    <w:p w14:paraId="25E11870" w14:textId="77777777" w:rsidR="004B5E9D" w:rsidRPr="0099707B" w:rsidRDefault="004B5E9D" w:rsidP="004B5E9D">
      <w:pPr>
        <w:pStyle w:val="ITEABodyText"/>
      </w:pPr>
    </w:p>
    <w:p w14:paraId="47734060" w14:textId="77777777" w:rsidR="004B5E9D" w:rsidRPr="0099707B" w:rsidRDefault="004B5E9D" w:rsidP="004B5E9D">
      <w:pPr>
        <w:pStyle w:val="ITEABodyText"/>
      </w:pPr>
    </w:p>
    <w:p w14:paraId="2B798BDA" w14:textId="2A6F981C" w:rsidR="004B5E9D" w:rsidRPr="0099707B" w:rsidRDefault="004B5E9D" w:rsidP="004B5E9D">
      <w:pPr>
        <w:pStyle w:val="ITEABodyText"/>
      </w:pPr>
      <w:r w:rsidRPr="0099707B">
        <w:t xml:space="preserve">Edited by: </w:t>
      </w:r>
      <w:r>
        <w:t>&lt;</w:t>
      </w:r>
      <w:r w:rsidR="004469DE">
        <w:t>Gül Tuğçe Yurtseven</w:t>
      </w:r>
      <w:r>
        <w:t xml:space="preserve"> &gt;</w:t>
      </w:r>
      <w:r w:rsidRPr="0099707B">
        <w:t xml:space="preserve"> </w:t>
      </w:r>
    </w:p>
    <w:p w14:paraId="70F6F007" w14:textId="0729924C" w:rsidR="004B5E9D" w:rsidRPr="0099707B" w:rsidRDefault="004B5E9D" w:rsidP="004B5E9D">
      <w:pPr>
        <w:pStyle w:val="ITEABodyText"/>
        <w:rPr>
          <w:noProof/>
          <w:lang w:eastAsia="en-GB"/>
        </w:rPr>
      </w:pPr>
      <w:r w:rsidRPr="0099707B">
        <w:t xml:space="preserve">Date: </w:t>
      </w:r>
      <w:r>
        <w:t>&lt;</w:t>
      </w:r>
      <w:r w:rsidR="004469DE">
        <w:t>09.08.2018</w:t>
      </w:r>
      <w:r>
        <w:t xml:space="preserve"> &gt;</w:t>
      </w:r>
    </w:p>
    <w:p w14:paraId="5E4C1E39" w14:textId="4D8D3684" w:rsidR="001351A0" w:rsidRPr="0099707B" w:rsidRDefault="001351A0" w:rsidP="005868DA">
      <w:pPr>
        <w:spacing w:after="200" w:line="276" w:lineRule="auto"/>
      </w:pPr>
    </w:p>
    <w:p w14:paraId="293061A0" w14:textId="77777777" w:rsidR="001351A0" w:rsidRPr="0099707B" w:rsidRDefault="001351A0" w:rsidP="00CA166C">
      <w:pPr>
        <w:pStyle w:val="ITEABodyText"/>
      </w:pPr>
    </w:p>
    <w:p w14:paraId="401E06B3" w14:textId="77777777" w:rsidR="001351A0" w:rsidRPr="0099707B" w:rsidRDefault="001351A0" w:rsidP="00CA166C">
      <w:pPr>
        <w:pStyle w:val="ITEABodyText"/>
      </w:pPr>
    </w:p>
    <w:p w14:paraId="5AF3D71E" w14:textId="77777777" w:rsidR="001351A0" w:rsidRPr="0099707B" w:rsidRDefault="001351A0" w:rsidP="00CA166C">
      <w:pPr>
        <w:pStyle w:val="ITEABodyText"/>
      </w:pPr>
    </w:p>
    <w:p w14:paraId="57908EC9" w14:textId="77777777" w:rsidR="001351A0" w:rsidRPr="0099707B" w:rsidRDefault="001351A0" w:rsidP="00CA166C">
      <w:pPr>
        <w:pStyle w:val="ITEABodyText"/>
      </w:pPr>
    </w:p>
    <w:p w14:paraId="5FC29CA5" w14:textId="77777777" w:rsidR="000A5195" w:rsidRPr="0099707B" w:rsidRDefault="000A5195" w:rsidP="00CA166C">
      <w:pPr>
        <w:pStyle w:val="ITEABodyText"/>
      </w:pPr>
    </w:p>
    <w:p w14:paraId="480047CC" w14:textId="77777777" w:rsidR="000A5195" w:rsidRPr="0099707B" w:rsidRDefault="000A5195" w:rsidP="00CA166C">
      <w:pPr>
        <w:pStyle w:val="ITEABodyText"/>
      </w:pPr>
    </w:p>
    <w:p w14:paraId="4DCF3F7D" w14:textId="77777777" w:rsidR="001351A0" w:rsidRPr="0099707B" w:rsidRDefault="001351A0" w:rsidP="00CA166C">
      <w:pPr>
        <w:pStyle w:val="ITEABodyText"/>
      </w:pPr>
    </w:p>
    <w:p w14:paraId="22C38B35" w14:textId="77777777" w:rsidR="001351A0" w:rsidRPr="0099707B" w:rsidRDefault="001351A0" w:rsidP="00CA166C">
      <w:pPr>
        <w:pStyle w:val="ITEABodyText"/>
      </w:pPr>
    </w:p>
    <w:p w14:paraId="42C04034" w14:textId="77777777" w:rsidR="001351A0" w:rsidRPr="0099707B" w:rsidRDefault="001351A0" w:rsidP="00CA166C">
      <w:pPr>
        <w:pStyle w:val="ITEABodyText"/>
      </w:pPr>
    </w:p>
    <w:p w14:paraId="646BDD76" w14:textId="77777777" w:rsidR="00253570" w:rsidRPr="0099707B" w:rsidRDefault="00253570">
      <w:pPr>
        <w:spacing w:after="200" w:line="276" w:lineRule="auto"/>
      </w:pPr>
      <w:r w:rsidRPr="0099707B">
        <w:br w:type="page"/>
      </w:r>
    </w:p>
    <w:p w14:paraId="191BD827" w14:textId="77777777" w:rsidR="00253570" w:rsidRPr="0099707B" w:rsidRDefault="00253570" w:rsidP="00253570">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285280159"/>
      <w:bookmarkStart w:id="7" w:name="_Toc501033794"/>
      <w:r w:rsidRPr="0099707B">
        <w:rPr>
          <w:lang w:val="en-GB"/>
        </w:rPr>
        <w:lastRenderedPageBreak/>
        <w:t>Project key data</w:t>
      </w:r>
      <w:bookmarkEnd w:id="1"/>
      <w:bookmarkEnd w:id="2"/>
      <w:bookmarkEnd w:id="3"/>
      <w:bookmarkEnd w:id="4"/>
      <w:bookmarkEnd w:id="5"/>
      <w:bookmarkEnd w:id="6"/>
      <w:bookmarkEnd w:id="7"/>
    </w:p>
    <w:p w14:paraId="1DBC8E1F" w14:textId="63FFB4FC" w:rsidR="006E5DCD" w:rsidRDefault="006E5DCD" w:rsidP="006E5DCD">
      <w:pPr>
        <w:pStyle w:val="ITEAAutoGeneratedSection"/>
      </w:pPr>
      <w:r>
        <w:rPr>
          <w:u w:val="single"/>
        </w:rPr>
        <w:t>Auto-generated section: input to be provided only on the Community website.</w:t>
      </w:r>
      <w:r w:rsidR="0019620D">
        <w:rPr>
          <w:u w:val="single"/>
        </w:rPr>
        <w:t xml:space="preserve"> </w:t>
      </w:r>
      <w:r w:rsidR="0019620D">
        <w:t xml:space="preserve">Do not edit or remove this box and do not provide any text within this annex in this chapter, but provide the request information directly on the ITEA Community website. </w:t>
      </w:r>
    </w:p>
    <w:p w14:paraId="63CF2340" w14:textId="36DC9A20" w:rsidR="0019620D" w:rsidRPr="0019620D" w:rsidRDefault="0019620D" w:rsidP="006E5DCD">
      <w:pPr>
        <w:pStyle w:val="ITEAAutoGeneratedSection"/>
      </w:pPr>
      <w:r>
        <w:t xml:space="preserve">The inserted key data will contain (among others) acronym, full title, time frame, the respective countries and partners per country, the </w:t>
      </w:r>
      <w:r w:rsidR="00D278CA">
        <w:t xml:space="preserve">coordinator, project status as well as PCA status. </w:t>
      </w:r>
    </w:p>
    <w:p w14:paraId="0C2C7058" w14:textId="45E5AA7E" w:rsidR="006E5DCD" w:rsidRDefault="006E5DCD" w:rsidP="006E5DCD">
      <w:pPr>
        <w:pStyle w:val="ITEAAutoGeneratedSection"/>
        <w:rPr>
          <w:b/>
          <w:color w:val="808080" w:themeColor="background1" w:themeShade="80"/>
          <w:sz w:val="24"/>
        </w:rPr>
      </w:pPr>
      <w:r>
        <w:rPr>
          <w:b/>
          <w:color w:val="808080" w:themeColor="background1" w:themeShade="80"/>
          <w:sz w:val="24"/>
        </w:rPr>
        <w:br w:type="page"/>
      </w:r>
    </w:p>
    <w:p w14:paraId="67FD002C" w14:textId="0117E157" w:rsidR="00255373" w:rsidRPr="00E5247F" w:rsidRDefault="00E5247F" w:rsidP="00E5247F">
      <w:pPr>
        <w:pStyle w:val="ITEABodyText"/>
        <w:rPr>
          <w:b/>
          <w:color w:val="808080" w:themeColor="background1" w:themeShade="80"/>
          <w:sz w:val="24"/>
        </w:rPr>
      </w:pPr>
      <w:r w:rsidRPr="00E5247F">
        <w:rPr>
          <w:b/>
          <w:color w:val="808080" w:themeColor="background1" w:themeShade="80"/>
          <w:sz w:val="24"/>
        </w:rPr>
        <w:lastRenderedPageBreak/>
        <w:t>Pr</w:t>
      </w:r>
      <w:r w:rsidR="00ED5EA6" w:rsidRPr="00E5247F">
        <w:rPr>
          <w:b/>
          <w:color w:val="808080" w:themeColor="background1" w:themeShade="80"/>
          <w:sz w:val="24"/>
        </w:rPr>
        <w:t>oject Acronyms</w:t>
      </w:r>
    </w:p>
    <w:tbl>
      <w:tblPr>
        <w:tblStyle w:val="MediumShading1-Accent2"/>
        <w:tblpPr w:leftFromText="180" w:rightFromText="180" w:vertAnchor="text" w:horzAnchor="margin" w:tblpY="6"/>
        <w:tblW w:w="0" w:type="auto"/>
        <w:jc w:val="left"/>
        <w:tblLook w:val="0480" w:firstRow="0" w:lastRow="0" w:firstColumn="1" w:lastColumn="0" w:noHBand="0" w:noVBand="1"/>
      </w:tblPr>
      <w:tblGrid>
        <w:gridCol w:w="1006"/>
        <w:gridCol w:w="7830"/>
      </w:tblGrid>
      <w:tr w:rsidR="00B76BD5" w:rsidRPr="0099707B" w14:paraId="3785B296" w14:textId="77777777" w:rsidTr="00E15DF7">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6FFC92CA" w14:textId="708EB9F5" w:rsidR="00B76BD5" w:rsidRPr="0099707B" w:rsidRDefault="00BE4861" w:rsidP="00B76BD5">
            <w:pPr>
              <w:pStyle w:val="ITEABodyText"/>
            </w:pPr>
            <w:r>
              <w:t>&lt;</w:t>
            </w:r>
            <w:r w:rsidR="002B1627">
              <w:t>ACR</w:t>
            </w:r>
            <w:r>
              <w:t>&gt;</w:t>
            </w:r>
          </w:p>
        </w:tc>
        <w:tc>
          <w:tcPr>
            <w:tcW w:w="7830" w:type="dxa"/>
          </w:tcPr>
          <w:p w14:paraId="4798446C" w14:textId="7192D556" w:rsidR="00B76BD5" w:rsidRPr="0099707B" w:rsidRDefault="00BE4861" w:rsidP="00B76BD5">
            <w:pPr>
              <w:pStyle w:val="ITEABodyText"/>
              <w:cnfStyle w:val="000000100000" w:firstRow="0" w:lastRow="0" w:firstColumn="0" w:lastColumn="0" w:oddVBand="0" w:evenVBand="0" w:oddHBand="1" w:evenHBand="0" w:firstRowFirstColumn="0" w:firstRowLastColumn="0" w:lastRowFirstColumn="0" w:lastRowLastColumn="0"/>
            </w:pPr>
            <w:r>
              <w:t>&lt;</w:t>
            </w:r>
            <w:r w:rsidR="002B1627">
              <w:t>Acronyms</w:t>
            </w:r>
            <w:r>
              <w:t>&gt;</w:t>
            </w:r>
          </w:p>
        </w:tc>
      </w:tr>
      <w:tr w:rsidR="00B76BD5" w:rsidRPr="0099707B" w14:paraId="546DE895" w14:textId="77777777" w:rsidTr="00E15DF7">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1F20E5AF" w14:textId="66CE4A88" w:rsidR="00B76BD5" w:rsidRPr="0099707B" w:rsidRDefault="002B1627" w:rsidP="00BE4861">
            <w:pPr>
              <w:pStyle w:val="ITEABodyText"/>
              <w:ind w:left="0"/>
            </w:pPr>
            <w:r>
              <w:t>&lt;  &gt;</w:t>
            </w:r>
          </w:p>
        </w:tc>
        <w:tc>
          <w:tcPr>
            <w:tcW w:w="7830" w:type="dxa"/>
          </w:tcPr>
          <w:p w14:paraId="4C181F19" w14:textId="70237ECE" w:rsidR="00B76BD5" w:rsidRPr="0099707B" w:rsidRDefault="002B1627" w:rsidP="00BE4861">
            <w:pPr>
              <w:pStyle w:val="ITEABodyText"/>
              <w:ind w:left="0"/>
              <w:cnfStyle w:val="000000010000" w:firstRow="0" w:lastRow="0" w:firstColumn="0" w:lastColumn="0" w:oddVBand="0" w:evenVBand="0" w:oddHBand="0" w:evenHBand="1" w:firstRowFirstColumn="0" w:firstRowLastColumn="0" w:lastRowFirstColumn="0" w:lastRowLastColumn="0"/>
            </w:pPr>
            <w:r>
              <w:t>&lt;  &gt;</w:t>
            </w:r>
          </w:p>
        </w:tc>
      </w:tr>
      <w:tr w:rsidR="00B76BD5" w:rsidRPr="0099707B" w14:paraId="5107D97A" w14:textId="77777777" w:rsidTr="00E15DF7">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1780888E" w14:textId="6DF00844" w:rsidR="00B76BD5" w:rsidRPr="0099707B" w:rsidRDefault="00B76BD5" w:rsidP="00BE4861">
            <w:pPr>
              <w:pStyle w:val="ITEABodyText"/>
              <w:ind w:left="0"/>
            </w:pPr>
          </w:p>
        </w:tc>
        <w:tc>
          <w:tcPr>
            <w:tcW w:w="7830" w:type="dxa"/>
          </w:tcPr>
          <w:p w14:paraId="39035CB2" w14:textId="6D2AE5E7" w:rsidR="00B76BD5" w:rsidRPr="0099707B" w:rsidRDefault="00B76BD5" w:rsidP="00BE4861">
            <w:pPr>
              <w:pStyle w:val="ITEABodyText"/>
              <w:ind w:left="0"/>
              <w:cnfStyle w:val="000000100000" w:firstRow="0" w:lastRow="0" w:firstColumn="0" w:lastColumn="0" w:oddVBand="0" w:evenVBand="0" w:oddHBand="1" w:evenHBand="0" w:firstRowFirstColumn="0" w:firstRowLastColumn="0" w:lastRowFirstColumn="0" w:lastRowLastColumn="0"/>
            </w:pPr>
          </w:p>
        </w:tc>
      </w:tr>
      <w:tr w:rsidR="00B76BD5" w:rsidRPr="0099707B" w14:paraId="3F8C1C65" w14:textId="77777777" w:rsidTr="00E15DF7">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352EFBBB" w14:textId="1E618A61" w:rsidR="00B76BD5" w:rsidRPr="0099707B" w:rsidRDefault="00B76BD5" w:rsidP="00BE4861">
            <w:pPr>
              <w:pStyle w:val="ITEABodyText"/>
              <w:ind w:left="0"/>
            </w:pPr>
          </w:p>
        </w:tc>
        <w:tc>
          <w:tcPr>
            <w:tcW w:w="7830" w:type="dxa"/>
          </w:tcPr>
          <w:p w14:paraId="667C09AD" w14:textId="0ECB5FDA" w:rsidR="00B76BD5" w:rsidRPr="0099707B" w:rsidRDefault="00B76BD5" w:rsidP="00BE4861">
            <w:pPr>
              <w:pStyle w:val="ITEABodyText"/>
              <w:ind w:left="0"/>
              <w:cnfStyle w:val="000000010000" w:firstRow="0" w:lastRow="0" w:firstColumn="0" w:lastColumn="0" w:oddVBand="0" w:evenVBand="0" w:oddHBand="0" w:evenHBand="1" w:firstRowFirstColumn="0" w:firstRowLastColumn="0" w:lastRowFirstColumn="0" w:lastRowLastColumn="0"/>
            </w:pPr>
          </w:p>
        </w:tc>
      </w:tr>
    </w:tbl>
    <w:p w14:paraId="7D2A33C4" w14:textId="77777777" w:rsidR="00B76BD5" w:rsidRDefault="00B76BD5" w:rsidP="00B76BD5">
      <w:pPr>
        <w:pStyle w:val="ITEABodyText"/>
      </w:pPr>
    </w:p>
    <w:p w14:paraId="5710E7AE" w14:textId="77777777" w:rsidR="00B76BD5" w:rsidRDefault="00B76BD5" w:rsidP="00B76BD5">
      <w:pPr>
        <w:pStyle w:val="ITEABodyText"/>
      </w:pPr>
    </w:p>
    <w:p w14:paraId="3E94D341" w14:textId="77777777" w:rsidR="00E5247F" w:rsidRDefault="00E5247F">
      <w:pPr>
        <w:spacing w:after="200" w:line="276" w:lineRule="auto"/>
      </w:pPr>
      <w:r>
        <w:br w:type="page"/>
      </w:r>
    </w:p>
    <w:sdt>
      <w:sdtPr>
        <w:rPr>
          <w:rFonts w:ascii="Arial" w:eastAsia="Times New Roman" w:hAnsi="Arial" w:cs="Times New Roman"/>
          <w:b w:val="0"/>
          <w:bCs w:val="0"/>
          <w:color w:val="000000" w:themeColor="text1"/>
          <w:spacing w:val="4"/>
          <w:sz w:val="20"/>
          <w:szCs w:val="24"/>
          <w:lang w:eastAsia="nl-NL"/>
        </w:rPr>
        <w:id w:val="1007493285"/>
        <w:docPartObj>
          <w:docPartGallery w:val="Table of Contents"/>
          <w:docPartUnique/>
        </w:docPartObj>
      </w:sdtPr>
      <w:sdtEndPr>
        <w:rPr>
          <w:noProof/>
        </w:rPr>
      </w:sdtEndPr>
      <w:sdtContent>
        <w:p w14:paraId="6E7944AB" w14:textId="77777777" w:rsidR="00E5247F" w:rsidRPr="00493180" w:rsidRDefault="00E5247F">
          <w:pPr>
            <w:pStyle w:val="TOCHeading"/>
            <w:rPr>
              <w:rFonts w:ascii="Arial" w:hAnsi="Arial" w:cs="Arial"/>
              <w:color w:val="00B050"/>
            </w:rPr>
          </w:pPr>
          <w:r w:rsidRPr="00493180">
            <w:rPr>
              <w:rFonts w:ascii="Arial" w:hAnsi="Arial" w:cs="Arial"/>
              <w:color w:val="00B050"/>
            </w:rPr>
            <w:t>Table of Contents</w:t>
          </w:r>
        </w:p>
        <w:p w14:paraId="74A49F43" w14:textId="51869631" w:rsidR="004E67F5" w:rsidRDefault="00E5247F">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TOC \o "1-3" \h \z \u </w:instrText>
          </w:r>
          <w:r>
            <w:fldChar w:fldCharType="separate"/>
          </w:r>
          <w:hyperlink w:anchor="_Toc501033793" w:history="1">
            <w:r w:rsidR="004E67F5" w:rsidRPr="00EA0831">
              <w:rPr>
                <w:rStyle w:val="Hyperlink"/>
              </w:rPr>
              <w:t>Foreword</w:t>
            </w:r>
            <w:r w:rsidR="004E67F5">
              <w:rPr>
                <w:webHidden/>
              </w:rPr>
              <w:tab/>
            </w:r>
            <w:r w:rsidR="004E67F5">
              <w:rPr>
                <w:webHidden/>
              </w:rPr>
              <w:fldChar w:fldCharType="begin"/>
            </w:r>
            <w:r w:rsidR="004E67F5">
              <w:rPr>
                <w:webHidden/>
              </w:rPr>
              <w:instrText xml:space="preserve"> PAGEREF _Toc501033793 \h </w:instrText>
            </w:r>
            <w:r w:rsidR="004E67F5">
              <w:rPr>
                <w:webHidden/>
              </w:rPr>
            </w:r>
            <w:r w:rsidR="004E67F5">
              <w:rPr>
                <w:webHidden/>
              </w:rPr>
              <w:fldChar w:fldCharType="separate"/>
            </w:r>
            <w:r w:rsidR="00ED2D4D">
              <w:rPr>
                <w:webHidden/>
              </w:rPr>
              <w:t>2</w:t>
            </w:r>
            <w:r w:rsidR="004E67F5">
              <w:rPr>
                <w:webHidden/>
              </w:rPr>
              <w:fldChar w:fldCharType="end"/>
            </w:r>
          </w:hyperlink>
        </w:p>
        <w:p w14:paraId="6A7EC30D" w14:textId="3D0AD725" w:rsidR="004E67F5" w:rsidRDefault="004F65D4">
          <w:pPr>
            <w:pStyle w:val="TOC2"/>
            <w:rPr>
              <w:rFonts w:asciiTheme="minorHAnsi" w:eastAsiaTheme="minorEastAsia" w:hAnsiTheme="minorHAnsi" w:cstheme="minorBidi"/>
              <w:smallCaps w:val="0"/>
              <w:color w:val="auto"/>
              <w:spacing w:val="0"/>
              <w:sz w:val="22"/>
              <w:szCs w:val="22"/>
              <w:lang w:val="en-US" w:eastAsia="ko-KR"/>
            </w:rPr>
          </w:pPr>
          <w:hyperlink w:anchor="_Toc501033794" w:history="1">
            <w:r w:rsidR="004E67F5" w:rsidRPr="00EA0831">
              <w:rPr>
                <w:rStyle w:val="Hyperlink"/>
              </w:rPr>
              <w:t>Project key data</w:t>
            </w:r>
            <w:r w:rsidR="004E67F5">
              <w:rPr>
                <w:webHidden/>
              </w:rPr>
              <w:tab/>
            </w:r>
            <w:r w:rsidR="004E67F5">
              <w:rPr>
                <w:webHidden/>
              </w:rPr>
              <w:fldChar w:fldCharType="begin"/>
            </w:r>
            <w:r w:rsidR="004E67F5">
              <w:rPr>
                <w:webHidden/>
              </w:rPr>
              <w:instrText xml:space="preserve"> PAGEREF _Toc501033794 \h </w:instrText>
            </w:r>
            <w:r w:rsidR="004E67F5">
              <w:rPr>
                <w:webHidden/>
              </w:rPr>
            </w:r>
            <w:r w:rsidR="004E67F5">
              <w:rPr>
                <w:webHidden/>
              </w:rPr>
              <w:fldChar w:fldCharType="separate"/>
            </w:r>
            <w:r w:rsidR="00ED2D4D">
              <w:rPr>
                <w:webHidden/>
              </w:rPr>
              <w:t>4</w:t>
            </w:r>
            <w:r w:rsidR="004E67F5">
              <w:rPr>
                <w:webHidden/>
              </w:rPr>
              <w:fldChar w:fldCharType="end"/>
            </w:r>
          </w:hyperlink>
        </w:p>
        <w:p w14:paraId="1C0DB15A" w14:textId="0010FDB7" w:rsidR="004E67F5" w:rsidRDefault="004F65D4">
          <w:pPr>
            <w:pStyle w:val="TOC2"/>
            <w:rPr>
              <w:rFonts w:asciiTheme="minorHAnsi" w:eastAsiaTheme="minorEastAsia" w:hAnsiTheme="minorHAnsi" w:cstheme="minorBidi"/>
              <w:smallCaps w:val="0"/>
              <w:color w:val="auto"/>
              <w:spacing w:val="0"/>
              <w:sz w:val="22"/>
              <w:szCs w:val="22"/>
              <w:lang w:val="en-US" w:eastAsia="ko-KR"/>
            </w:rPr>
          </w:pPr>
          <w:hyperlink w:anchor="_Toc501033795" w:history="1">
            <w:r w:rsidR="004E67F5" w:rsidRPr="00EA0831">
              <w:rPr>
                <w:rStyle w:val="Hyperlink"/>
              </w:rPr>
              <w:t>1.</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one page description</w:t>
            </w:r>
            <w:r w:rsidR="004E67F5">
              <w:rPr>
                <w:webHidden/>
              </w:rPr>
              <w:tab/>
            </w:r>
            <w:r w:rsidR="004E67F5">
              <w:rPr>
                <w:webHidden/>
              </w:rPr>
              <w:fldChar w:fldCharType="begin"/>
            </w:r>
            <w:r w:rsidR="004E67F5">
              <w:rPr>
                <w:webHidden/>
              </w:rPr>
              <w:instrText xml:space="preserve"> PAGEREF _Toc501033795 \h </w:instrText>
            </w:r>
            <w:r w:rsidR="004E67F5">
              <w:rPr>
                <w:webHidden/>
              </w:rPr>
            </w:r>
            <w:r w:rsidR="004E67F5">
              <w:rPr>
                <w:webHidden/>
              </w:rPr>
              <w:fldChar w:fldCharType="separate"/>
            </w:r>
            <w:r w:rsidR="00ED2D4D">
              <w:rPr>
                <w:webHidden/>
              </w:rPr>
              <w:t>7</w:t>
            </w:r>
            <w:r w:rsidR="004E67F5">
              <w:rPr>
                <w:webHidden/>
              </w:rPr>
              <w:fldChar w:fldCharType="end"/>
            </w:r>
          </w:hyperlink>
        </w:p>
        <w:p w14:paraId="54598530" w14:textId="4941E7E2" w:rsidR="004E67F5" w:rsidRDefault="004F65D4">
          <w:pPr>
            <w:pStyle w:val="TOC2"/>
            <w:rPr>
              <w:rFonts w:asciiTheme="minorHAnsi" w:eastAsiaTheme="minorEastAsia" w:hAnsiTheme="minorHAnsi" w:cstheme="minorBidi"/>
              <w:smallCaps w:val="0"/>
              <w:color w:val="auto"/>
              <w:spacing w:val="0"/>
              <w:sz w:val="22"/>
              <w:szCs w:val="22"/>
              <w:lang w:val="en-US" w:eastAsia="ko-KR"/>
            </w:rPr>
          </w:pPr>
          <w:hyperlink w:anchor="_Toc501033796" w:history="1">
            <w:r w:rsidR="004E67F5" w:rsidRPr="00EA0831">
              <w:rPr>
                <w:rStyle w:val="Hyperlink"/>
              </w:rPr>
              <w:t>2.</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overall status</w:t>
            </w:r>
            <w:r w:rsidR="004E67F5">
              <w:rPr>
                <w:webHidden/>
              </w:rPr>
              <w:tab/>
            </w:r>
            <w:r w:rsidR="004E67F5">
              <w:rPr>
                <w:webHidden/>
              </w:rPr>
              <w:fldChar w:fldCharType="begin"/>
            </w:r>
            <w:r w:rsidR="004E67F5">
              <w:rPr>
                <w:webHidden/>
              </w:rPr>
              <w:instrText xml:space="preserve"> PAGEREF _Toc501033796 \h </w:instrText>
            </w:r>
            <w:r w:rsidR="004E67F5">
              <w:rPr>
                <w:webHidden/>
              </w:rPr>
            </w:r>
            <w:r w:rsidR="004E67F5">
              <w:rPr>
                <w:webHidden/>
              </w:rPr>
              <w:fldChar w:fldCharType="separate"/>
            </w:r>
            <w:r w:rsidR="00ED2D4D">
              <w:rPr>
                <w:webHidden/>
              </w:rPr>
              <w:t>8</w:t>
            </w:r>
            <w:r w:rsidR="004E67F5">
              <w:rPr>
                <w:webHidden/>
              </w:rPr>
              <w:fldChar w:fldCharType="end"/>
            </w:r>
          </w:hyperlink>
        </w:p>
        <w:p w14:paraId="095764D2" w14:textId="6FD646A2"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797" w:history="1">
            <w:r w:rsidR="004E67F5" w:rsidRPr="00EA0831">
              <w:rPr>
                <w:rStyle w:val="Hyperlink"/>
              </w:rPr>
              <w:t>2.1.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Top 4 overall targeted innovations</w:t>
            </w:r>
            <w:r w:rsidR="004E67F5">
              <w:rPr>
                <w:webHidden/>
              </w:rPr>
              <w:tab/>
            </w:r>
            <w:r w:rsidR="004E67F5">
              <w:rPr>
                <w:webHidden/>
              </w:rPr>
              <w:fldChar w:fldCharType="begin"/>
            </w:r>
            <w:r w:rsidR="004E67F5">
              <w:rPr>
                <w:webHidden/>
              </w:rPr>
              <w:instrText xml:space="preserve"> PAGEREF _Toc501033797 \h </w:instrText>
            </w:r>
            <w:r w:rsidR="004E67F5">
              <w:rPr>
                <w:webHidden/>
              </w:rPr>
            </w:r>
            <w:r w:rsidR="004E67F5">
              <w:rPr>
                <w:webHidden/>
              </w:rPr>
              <w:fldChar w:fldCharType="separate"/>
            </w:r>
            <w:r w:rsidR="00ED2D4D">
              <w:rPr>
                <w:webHidden/>
              </w:rPr>
              <w:t>8</w:t>
            </w:r>
            <w:r w:rsidR="004E67F5">
              <w:rPr>
                <w:webHidden/>
              </w:rPr>
              <w:fldChar w:fldCharType="end"/>
            </w:r>
          </w:hyperlink>
        </w:p>
        <w:p w14:paraId="78C392B8" w14:textId="3A2304D3"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798" w:history="1">
            <w:r w:rsidR="004E67F5" w:rsidRPr="00EA0831">
              <w:rPr>
                <w:rStyle w:val="Hyperlink"/>
                <w:lang w:eastAsia="en-US"/>
              </w:rPr>
              <w:t>2.2.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targeted business impacts</w:t>
            </w:r>
            <w:r w:rsidR="004E67F5">
              <w:rPr>
                <w:webHidden/>
              </w:rPr>
              <w:tab/>
            </w:r>
            <w:r w:rsidR="004E67F5">
              <w:rPr>
                <w:webHidden/>
              </w:rPr>
              <w:fldChar w:fldCharType="begin"/>
            </w:r>
            <w:r w:rsidR="004E67F5">
              <w:rPr>
                <w:webHidden/>
              </w:rPr>
              <w:instrText xml:space="preserve"> PAGEREF _Toc501033798 \h </w:instrText>
            </w:r>
            <w:r w:rsidR="004E67F5">
              <w:rPr>
                <w:webHidden/>
              </w:rPr>
            </w:r>
            <w:r w:rsidR="004E67F5">
              <w:rPr>
                <w:webHidden/>
              </w:rPr>
              <w:fldChar w:fldCharType="separate"/>
            </w:r>
            <w:r w:rsidR="00ED2D4D">
              <w:rPr>
                <w:webHidden/>
              </w:rPr>
              <w:t>9</w:t>
            </w:r>
            <w:r w:rsidR="004E67F5">
              <w:rPr>
                <w:webHidden/>
              </w:rPr>
              <w:fldChar w:fldCharType="end"/>
            </w:r>
          </w:hyperlink>
        </w:p>
        <w:p w14:paraId="01E09329" w14:textId="0EB1D926"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799" w:history="1">
            <w:r w:rsidR="004E67F5" w:rsidRPr="00EA0831">
              <w:rPr>
                <w:rStyle w:val="Hyperlink"/>
                <w:lang w:eastAsia="en-US"/>
              </w:rPr>
              <w:t>2.3.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project result KPIs</w:t>
            </w:r>
            <w:r w:rsidR="004E67F5">
              <w:rPr>
                <w:webHidden/>
              </w:rPr>
              <w:tab/>
            </w:r>
            <w:r w:rsidR="004E67F5">
              <w:rPr>
                <w:webHidden/>
              </w:rPr>
              <w:fldChar w:fldCharType="begin"/>
            </w:r>
            <w:r w:rsidR="004E67F5">
              <w:rPr>
                <w:webHidden/>
              </w:rPr>
              <w:instrText xml:space="preserve"> PAGEREF _Toc501033799 \h </w:instrText>
            </w:r>
            <w:r w:rsidR="004E67F5">
              <w:rPr>
                <w:webHidden/>
              </w:rPr>
            </w:r>
            <w:r w:rsidR="004E67F5">
              <w:rPr>
                <w:webHidden/>
              </w:rPr>
              <w:fldChar w:fldCharType="separate"/>
            </w:r>
            <w:r w:rsidR="00ED2D4D">
              <w:rPr>
                <w:webHidden/>
              </w:rPr>
              <w:t>9</w:t>
            </w:r>
            <w:r w:rsidR="004E67F5">
              <w:rPr>
                <w:webHidden/>
              </w:rPr>
              <w:fldChar w:fldCharType="end"/>
            </w:r>
          </w:hyperlink>
        </w:p>
        <w:p w14:paraId="1F7A382E" w14:textId="69E1AAB9"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800" w:history="1">
            <w:r w:rsidR="004E67F5" w:rsidRPr="00EA0831">
              <w:rPr>
                <w:rStyle w:val="Hyperlink"/>
                <w:lang w:eastAsia="en-US"/>
              </w:rPr>
              <w:t>2.4.</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risks</w:t>
            </w:r>
            <w:r w:rsidR="004E67F5">
              <w:rPr>
                <w:webHidden/>
              </w:rPr>
              <w:tab/>
            </w:r>
            <w:r w:rsidR="004E67F5">
              <w:rPr>
                <w:webHidden/>
              </w:rPr>
              <w:fldChar w:fldCharType="begin"/>
            </w:r>
            <w:r w:rsidR="004E67F5">
              <w:rPr>
                <w:webHidden/>
              </w:rPr>
              <w:instrText xml:space="preserve"> PAGEREF _Toc501033800 \h </w:instrText>
            </w:r>
            <w:r w:rsidR="004E67F5">
              <w:rPr>
                <w:webHidden/>
              </w:rPr>
            </w:r>
            <w:r w:rsidR="004E67F5">
              <w:rPr>
                <w:webHidden/>
              </w:rPr>
              <w:fldChar w:fldCharType="separate"/>
            </w:r>
            <w:r w:rsidR="00ED2D4D">
              <w:rPr>
                <w:webHidden/>
              </w:rPr>
              <w:t>11</w:t>
            </w:r>
            <w:r w:rsidR="004E67F5">
              <w:rPr>
                <w:webHidden/>
              </w:rPr>
              <w:fldChar w:fldCharType="end"/>
            </w:r>
          </w:hyperlink>
        </w:p>
        <w:p w14:paraId="2EC9FD9A" w14:textId="13AA23E0"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801" w:history="1">
            <w:r w:rsidR="004E67F5" w:rsidRPr="00EA0831">
              <w:rPr>
                <w:rStyle w:val="Hyperlink"/>
                <w:lang w:eastAsia="en-US"/>
              </w:rPr>
              <w:t>2.5.</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Changes in the technology and business during the reporting period</w:t>
            </w:r>
            <w:r w:rsidR="004E67F5">
              <w:rPr>
                <w:webHidden/>
              </w:rPr>
              <w:tab/>
            </w:r>
            <w:r w:rsidR="004E67F5">
              <w:rPr>
                <w:webHidden/>
              </w:rPr>
              <w:fldChar w:fldCharType="begin"/>
            </w:r>
            <w:r w:rsidR="004E67F5">
              <w:rPr>
                <w:webHidden/>
              </w:rPr>
              <w:instrText xml:space="preserve"> PAGEREF _Toc501033801 \h </w:instrText>
            </w:r>
            <w:r w:rsidR="004E67F5">
              <w:rPr>
                <w:webHidden/>
              </w:rPr>
            </w:r>
            <w:r w:rsidR="004E67F5">
              <w:rPr>
                <w:webHidden/>
              </w:rPr>
              <w:fldChar w:fldCharType="separate"/>
            </w:r>
            <w:r w:rsidR="00ED2D4D">
              <w:rPr>
                <w:webHidden/>
              </w:rPr>
              <w:t>12</w:t>
            </w:r>
            <w:r w:rsidR="004E67F5">
              <w:rPr>
                <w:webHidden/>
              </w:rPr>
              <w:fldChar w:fldCharType="end"/>
            </w:r>
          </w:hyperlink>
        </w:p>
        <w:p w14:paraId="1612D2F7" w14:textId="04F90F6B" w:rsidR="004E67F5" w:rsidRDefault="004F65D4">
          <w:pPr>
            <w:pStyle w:val="TOC2"/>
            <w:rPr>
              <w:rFonts w:asciiTheme="minorHAnsi" w:eastAsiaTheme="minorEastAsia" w:hAnsiTheme="minorHAnsi" w:cstheme="minorBidi"/>
              <w:smallCaps w:val="0"/>
              <w:color w:val="auto"/>
              <w:spacing w:val="0"/>
              <w:sz w:val="22"/>
              <w:szCs w:val="22"/>
              <w:lang w:val="en-US" w:eastAsia="ko-KR"/>
            </w:rPr>
          </w:pPr>
          <w:hyperlink w:anchor="_Toc501033802" w:history="1">
            <w:r w:rsidR="004E67F5" w:rsidRPr="00EA0831">
              <w:rPr>
                <w:rStyle w:val="Hyperlink"/>
              </w:rPr>
              <w:t>3.</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Exploitation</w:t>
            </w:r>
            <w:r w:rsidR="004E67F5">
              <w:rPr>
                <w:webHidden/>
              </w:rPr>
              <w:tab/>
            </w:r>
            <w:r w:rsidR="004E67F5">
              <w:rPr>
                <w:webHidden/>
              </w:rPr>
              <w:fldChar w:fldCharType="begin"/>
            </w:r>
            <w:r w:rsidR="004E67F5">
              <w:rPr>
                <w:webHidden/>
              </w:rPr>
              <w:instrText xml:space="preserve"> PAGEREF _Toc501033802 \h </w:instrText>
            </w:r>
            <w:r w:rsidR="004E67F5">
              <w:rPr>
                <w:webHidden/>
              </w:rPr>
            </w:r>
            <w:r w:rsidR="004E67F5">
              <w:rPr>
                <w:webHidden/>
              </w:rPr>
              <w:fldChar w:fldCharType="separate"/>
            </w:r>
            <w:r w:rsidR="00ED2D4D">
              <w:rPr>
                <w:webHidden/>
              </w:rPr>
              <w:t>13</w:t>
            </w:r>
            <w:r w:rsidR="004E67F5">
              <w:rPr>
                <w:webHidden/>
              </w:rPr>
              <w:fldChar w:fldCharType="end"/>
            </w:r>
          </w:hyperlink>
        </w:p>
        <w:p w14:paraId="6B341549" w14:textId="331D6EF7"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803" w:history="1">
            <w:r w:rsidR="004E67F5" w:rsidRPr="00EA0831">
              <w:rPr>
                <w:rStyle w:val="Hyperlink"/>
                <w:lang w:eastAsia="en-US"/>
              </w:rPr>
              <w:t>3.1.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Partners’ market access</w:t>
            </w:r>
            <w:r w:rsidR="004E67F5">
              <w:rPr>
                <w:webHidden/>
              </w:rPr>
              <w:tab/>
            </w:r>
            <w:r w:rsidR="004E67F5">
              <w:rPr>
                <w:webHidden/>
              </w:rPr>
              <w:fldChar w:fldCharType="begin"/>
            </w:r>
            <w:r w:rsidR="004E67F5">
              <w:rPr>
                <w:webHidden/>
              </w:rPr>
              <w:instrText xml:space="preserve"> PAGEREF _Toc501033803 \h </w:instrText>
            </w:r>
            <w:r w:rsidR="004E67F5">
              <w:rPr>
                <w:webHidden/>
              </w:rPr>
            </w:r>
            <w:r w:rsidR="004E67F5">
              <w:rPr>
                <w:webHidden/>
              </w:rPr>
              <w:fldChar w:fldCharType="separate"/>
            </w:r>
            <w:r w:rsidR="00ED2D4D">
              <w:rPr>
                <w:webHidden/>
              </w:rPr>
              <w:t>13</w:t>
            </w:r>
            <w:r w:rsidR="004E67F5">
              <w:rPr>
                <w:webHidden/>
              </w:rPr>
              <w:fldChar w:fldCharType="end"/>
            </w:r>
          </w:hyperlink>
        </w:p>
        <w:p w14:paraId="48217D44" w14:textId="4F31B2CD"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804" w:history="1">
            <w:r w:rsidR="004E67F5" w:rsidRPr="00EA0831">
              <w:rPr>
                <w:rStyle w:val="Hyperlink"/>
                <w:lang w:eastAsia="en-US"/>
              </w:rPr>
              <w:t>3.2.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8 overall partners’ Exploitation Related Achievements</w:t>
            </w:r>
            <w:r w:rsidR="004E67F5">
              <w:rPr>
                <w:webHidden/>
              </w:rPr>
              <w:tab/>
            </w:r>
            <w:r w:rsidR="004E67F5">
              <w:rPr>
                <w:webHidden/>
              </w:rPr>
              <w:fldChar w:fldCharType="begin"/>
            </w:r>
            <w:r w:rsidR="004E67F5">
              <w:rPr>
                <w:webHidden/>
              </w:rPr>
              <w:instrText xml:space="preserve"> PAGEREF _Toc501033804 \h </w:instrText>
            </w:r>
            <w:r w:rsidR="004E67F5">
              <w:rPr>
                <w:webHidden/>
              </w:rPr>
            </w:r>
            <w:r w:rsidR="004E67F5">
              <w:rPr>
                <w:webHidden/>
              </w:rPr>
              <w:fldChar w:fldCharType="separate"/>
            </w:r>
            <w:r w:rsidR="00ED2D4D">
              <w:rPr>
                <w:webHidden/>
              </w:rPr>
              <w:t>14</w:t>
            </w:r>
            <w:r w:rsidR="004E67F5">
              <w:rPr>
                <w:webHidden/>
              </w:rPr>
              <w:fldChar w:fldCharType="end"/>
            </w:r>
          </w:hyperlink>
        </w:p>
        <w:p w14:paraId="47CF7B56" w14:textId="1D0AA61E"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805" w:history="1">
            <w:r w:rsidR="004E67F5" w:rsidRPr="00EA0831">
              <w:rPr>
                <w:rStyle w:val="Hyperlink"/>
              </w:rPr>
              <w:t>3.3.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Realised Exploitation Related Achievements</w:t>
            </w:r>
            <w:r w:rsidR="004E67F5">
              <w:rPr>
                <w:webHidden/>
              </w:rPr>
              <w:tab/>
            </w:r>
            <w:r w:rsidR="004E67F5">
              <w:rPr>
                <w:webHidden/>
              </w:rPr>
              <w:fldChar w:fldCharType="begin"/>
            </w:r>
            <w:r w:rsidR="004E67F5">
              <w:rPr>
                <w:webHidden/>
              </w:rPr>
              <w:instrText xml:space="preserve"> PAGEREF _Toc501033805 \h </w:instrText>
            </w:r>
            <w:r w:rsidR="004E67F5">
              <w:rPr>
                <w:webHidden/>
              </w:rPr>
            </w:r>
            <w:r w:rsidR="004E67F5">
              <w:rPr>
                <w:webHidden/>
              </w:rPr>
              <w:fldChar w:fldCharType="separate"/>
            </w:r>
            <w:r w:rsidR="00ED2D4D">
              <w:rPr>
                <w:webHidden/>
              </w:rPr>
              <w:t>14</w:t>
            </w:r>
            <w:r w:rsidR="004E67F5">
              <w:rPr>
                <w:webHidden/>
              </w:rPr>
              <w:fldChar w:fldCharType="end"/>
            </w:r>
          </w:hyperlink>
        </w:p>
        <w:p w14:paraId="7DBB5FB7" w14:textId="043A5753" w:rsidR="004E67F5" w:rsidRDefault="004F65D4">
          <w:pPr>
            <w:pStyle w:val="TOC2"/>
            <w:rPr>
              <w:rFonts w:asciiTheme="minorHAnsi" w:eastAsiaTheme="minorEastAsia" w:hAnsiTheme="minorHAnsi" w:cstheme="minorBidi"/>
              <w:smallCaps w:val="0"/>
              <w:color w:val="auto"/>
              <w:spacing w:val="0"/>
              <w:sz w:val="22"/>
              <w:szCs w:val="22"/>
              <w:lang w:val="en-US" w:eastAsia="ko-KR"/>
            </w:rPr>
          </w:pPr>
          <w:hyperlink w:anchor="_Toc501033806" w:history="1">
            <w:r w:rsidR="004E67F5" w:rsidRPr="00EA0831">
              <w:rPr>
                <w:rStyle w:val="Hyperlink"/>
              </w:rPr>
              <w:t>4.</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progress during the reporting period</w:t>
            </w:r>
            <w:r w:rsidR="004E67F5">
              <w:rPr>
                <w:webHidden/>
              </w:rPr>
              <w:tab/>
            </w:r>
            <w:r w:rsidR="004E67F5">
              <w:rPr>
                <w:webHidden/>
              </w:rPr>
              <w:fldChar w:fldCharType="begin"/>
            </w:r>
            <w:r w:rsidR="004E67F5">
              <w:rPr>
                <w:webHidden/>
              </w:rPr>
              <w:instrText xml:space="preserve"> PAGEREF _Toc501033806 \h </w:instrText>
            </w:r>
            <w:r w:rsidR="004E67F5">
              <w:rPr>
                <w:webHidden/>
              </w:rPr>
            </w:r>
            <w:r w:rsidR="004E67F5">
              <w:rPr>
                <w:webHidden/>
              </w:rPr>
              <w:fldChar w:fldCharType="separate"/>
            </w:r>
            <w:r w:rsidR="00ED2D4D">
              <w:rPr>
                <w:webHidden/>
              </w:rPr>
              <w:t>15</w:t>
            </w:r>
            <w:r w:rsidR="004E67F5">
              <w:rPr>
                <w:webHidden/>
              </w:rPr>
              <w:fldChar w:fldCharType="end"/>
            </w:r>
          </w:hyperlink>
        </w:p>
        <w:p w14:paraId="1853E8A4" w14:textId="79D88B4C"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807" w:history="1">
            <w:r w:rsidR="004E67F5" w:rsidRPr="00EA0831">
              <w:rPr>
                <w:rStyle w:val="Hyperlink"/>
                <w:lang w:eastAsia="en-US"/>
              </w:rPr>
              <w:t>4.1.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Overarching work progress during the reporting period and issues</w:t>
            </w:r>
            <w:r w:rsidR="004E67F5">
              <w:rPr>
                <w:webHidden/>
              </w:rPr>
              <w:tab/>
            </w:r>
            <w:r w:rsidR="004E67F5">
              <w:rPr>
                <w:webHidden/>
              </w:rPr>
              <w:fldChar w:fldCharType="begin"/>
            </w:r>
            <w:r w:rsidR="004E67F5">
              <w:rPr>
                <w:webHidden/>
              </w:rPr>
              <w:instrText xml:space="preserve"> PAGEREF _Toc501033807 \h </w:instrText>
            </w:r>
            <w:r w:rsidR="004E67F5">
              <w:rPr>
                <w:webHidden/>
              </w:rPr>
            </w:r>
            <w:r w:rsidR="004E67F5">
              <w:rPr>
                <w:webHidden/>
              </w:rPr>
              <w:fldChar w:fldCharType="separate"/>
            </w:r>
            <w:r w:rsidR="00ED2D4D">
              <w:rPr>
                <w:webHidden/>
              </w:rPr>
              <w:t>15</w:t>
            </w:r>
            <w:r w:rsidR="004E67F5">
              <w:rPr>
                <w:webHidden/>
              </w:rPr>
              <w:fldChar w:fldCharType="end"/>
            </w:r>
          </w:hyperlink>
        </w:p>
        <w:p w14:paraId="6610AA7A" w14:textId="4FB75ECF"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808" w:history="1">
            <w:r w:rsidR="004E67F5" w:rsidRPr="00EA0831">
              <w:rPr>
                <w:rStyle w:val="Hyperlink"/>
                <w:lang w:eastAsia="en-US"/>
              </w:rPr>
              <w:t>4.2.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Details of technical progress per work package</w:t>
            </w:r>
            <w:r w:rsidR="004E67F5">
              <w:rPr>
                <w:webHidden/>
              </w:rPr>
              <w:tab/>
            </w:r>
            <w:r w:rsidR="004E67F5">
              <w:rPr>
                <w:webHidden/>
              </w:rPr>
              <w:fldChar w:fldCharType="begin"/>
            </w:r>
            <w:r w:rsidR="004E67F5">
              <w:rPr>
                <w:webHidden/>
              </w:rPr>
              <w:instrText xml:space="preserve"> PAGEREF _Toc501033808 \h </w:instrText>
            </w:r>
            <w:r w:rsidR="004E67F5">
              <w:rPr>
                <w:webHidden/>
              </w:rPr>
            </w:r>
            <w:r w:rsidR="004E67F5">
              <w:rPr>
                <w:webHidden/>
              </w:rPr>
              <w:fldChar w:fldCharType="separate"/>
            </w:r>
            <w:r w:rsidR="00ED2D4D">
              <w:rPr>
                <w:webHidden/>
              </w:rPr>
              <w:t>18</w:t>
            </w:r>
            <w:r w:rsidR="004E67F5">
              <w:rPr>
                <w:webHidden/>
              </w:rPr>
              <w:fldChar w:fldCharType="end"/>
            </w:r>
          </w:hyperlink>
        </w:p>
        <w:p w14:paraId="2868EE6D" w14:textId="18C467CC" w:rsidR="004E67F5" w:rsidRDefault="004F65D4">
          <w:pPr>
            <w:pStyle w:val="TOC3"/>
            <w:rPr>
              <w:rFonts w:asciiTheme="minorHAnsi" w:eastAsiaTheme="minorEastAsia" w:hAnsiTheme="minorHAnsi" w:cstheme="minorBidi"/>
              <w:i w:val="0"/>
              <w:iCs w:val="0"/>
              <w:color w:val="auto"/>
              <w:spacing w:val="0"/>
              <w:sz w:val="22"/>
              <w:szCs w:val="22"/>
              <w:lang w:val="en-US" w:eastAsia="ko-KR"/>
            </w:rPr>
          </w:pPr>
          <w:hyperlink w:anchor="_Toc501033809" w:history="1">
            <w:r w:rsidR="004E67F5" w:rsidRPr="00EA0831">
              <w:rPr>
                <w:rStyle w:val="Hyperlink"/>
                <w:lang w:eastAsia="en-US"/>
              </w:rPr>
              <w:t>4.3.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Per partner progress during the reporting period</w:t>
            </w:r>
            <w:r w:rsidR="004E67F5">
              <w:rPr>
                <w:webHidden/>
              </w:rPr>
              <w:tab/>
            </w:r>
            <w:r w:rsidR="004E67F5">
              <w:rPr>
                <w:webHidden/>
              </w:rPr>
              <w:fldChar w:fldCharType="begin"/>
            </w:r>
            <w:r w:rsidR="004E67F5">
              <w:rPr>
                <w:webHidden/>
              </w:rPr>
              <w:instrText xml:space="preserve"> PAGEREF _Toc501033809 \h </w:instrText>
            </w:r>
            <w:r w:rsidR="004E67F5">
              <w:rPr>
                <w:webHidden/>
              </w:rPr>
            </w:r>
            <w:r w:rsidR="004E67F5">
              <w:rPr>
                <w:webHidden/>
              </w:rPr>
              <w:fldChar w:fldCharType="separate"/>
            </w:r>
            <w:r w:rsidR="00ED2D4D">
              <w:rPr>
                <w:webHidden/>
              </w:rPr>
              <w:t>18</w:t>
            </w:r>
            <w:r w:rsidR="004E67F5">
              <w:rPr>
                <w:webHidden/>
              </w:rPr>
              <w:fldChar w:fldCharType="end"/>
            </w:r>
          </w:hyperlink>
        </w:p>
        <w:p w14:paraId="5C8F98D9" w14:textId="31285E5D" w:rsidR="004E67F5" w:rsidRDefault="004F65D4">
          <w:pPr>
            <w:pStyle w:val="TOC2"/>
            <w:rPr>
              <w:rFonts w:asciiTheme="minorHAnsi" w:eastAsiaTheme="minorEastAsia" w:hAnsiTheme="minorHAnsi" w:cstheme="minorBidi"/>
              <w:smallCaps w:val="0"/>
              <w:color w:val="auto"/>
              <w:spacing w:val="0"/>
              <w:sz w:val="22"/>
              <w:szCs w:val="22"/>
              <w:lang w:val="en-US" w:eastAsia="ko-KR"/>
            </w:rPr>
          </w:pPr>
          <w:hyperlink w:anchor="_Toc501033810" w:history="1">
            <w:r w:rsidR="004E67F5" w:rsidRPr="00EA0831">
              <w:rPr>
                <w:rStyle w:val="Hyperlink"/>
              </w:rPr>
              <w:t>5.</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Feedback to previous STG remarks</w:t>
            </w:r>
            <w:r w:rsidR="004E67F5">
              <w:rPr>
                <w:webHidden/>
              </w:rPr>
              <w:tab/>
            </w:r>
            <w:r w:rsidR="004E67F5">
              <w:rPr>
                <w:webHidden/>
              </w:rPr>
              <w:fldChar w:fldCharType="begin"/>
            </w:r>
            <w:r w:rsidR="004E67F5">
              <w:rPr>
                <w:webHidden/>
              </w:rPr>
              <w:instrText xml:space="preserve"> PAGEREF _Toc501033810 \h </w:instrText>
            </w:r>
            <w:r w:rsidR="004E67F5">
              <w:rPr>
                <w:webHidden/>
              </w:rPr>
            </w:r>
            <w:r w:rsidR="004E67F5">
              <w:rPr>
                <w:webHidden/>
              </w:rPr>
              <w:fldChar w:fldCharType="separate"/>
            </w:r>
            <w:r w:rsidR="00ED2D4D">
              <w:rPr>
                <w:webHidden/>
              </w:rPr>
              <w:t>20</w:t>
            </w:r>
            <w:r w:rsidR="004E67F5">
              <w:rPr>
                <w:webHidden/>
              </w:rPr>
              <w:fldChar w:fldCharType="end"/>
            </w:r>
          </w:hyperlink>
        </w:p>
        <w:p w14:paraId="58CEFFE5" w14:textId="5D67DD60" w:rsidR="00E5247F" w:rsidRDefault="00E5247F">
          <w:r>
            <w:rPr>
              <w:b/>
              <w:bCs/>
              <w:noProof/>
            </w:rPr>
            <w:fldChar w:fldCharType="end"/>
          </w:r>
        </w:p>
      </w:sdtContent>
    </w:sdt>
    <w:p w14:paraId="183BE855" w14:textId="77777777" w:rsidR="00B76BD5" w:rsidRDefault="00B76BD5" w:rsidP="00B76BD5">
      <w:pPr>
        <w:pStyle w:val="ITEABodyText"/>
      </w:pPr>
    </w:p>
    <w:p w14:paraId="79BB412F" w14:textId="60DE3025" w:rsidR="00405F4D" w:rsidRDefault="00405F4D" w:rsidP="004D68BD">
      <w:pPr>
        <w:pStyle w:val="ITEAHeading1"/>
      </w:pPr>
      <w:bookmarkStart w:id="8" w:name="_Toc501033795"/>
      <w:r>
        <w:lastRenderedPageBreak/>
        <w:t>Project one page description</w:t>
      </w:r>
      <w:bookmarkEnd w:id="8"/>
    </w:p>
    <w:p w14:paraId="46E9E0AB" w14:textId="0941065C" w:rsidR="004469DE" w:rsidRDefault="004469DE" w:rsidP="004469DE">
      <w:pPr>
        <w:pStyle w:val="ITEABodyText"/>
        <w:rPr>
          <w:lang w:eastAsia="en-US"/>
        </w:rPr>
      </w:pPr>
    </w:p>
    <w:p w14:paraId="2B895300" w14:textId="5166F4F9" w:rsidR="00C64777" w:rsidRDefault="00C64777" w:rsidP="004469DE">
      <w:pPr>
        <w:pStyle w:val="ITEABodyText"/>
        <w:rPr>
          <w:lang w:eastAsia="en-US"/>
        </w:rPr>
      </w:pPr>
    </w:p>
    <w:p w14:paraId="286A09CA" w14:textId="77777777" w:rsidR="004469DE" w:rsidRPr="004469DE" w:rsidRDefault="004469DE" w:rsidP="004469DE">
      <w:pPr>
        <w:pStyle w:val="ITEABodyText"/>
        <w:rPr>
          <w:lang w:eastAsia="en-US"/>
        </w:rPr>
      </w:pPr>
    </w:p>
    <w:p w14:paraId="082862F3" w14:textId="4B015BCB" w:rsidR="006E5DCD" w:rsidRDefault="006E5DCD" w:rsidP="006E5DCD">
      <w:pPr>
        <w:pStyle w:val="ITEAAutoGeneratedSection"/>
      </w:pPr>
      <w:r>
        <w:t xml:space="preserve">Auto-generated section: </w:t>
      </w:r>
      <w:r w:rsidR="00B75204">
        <w:t xml:space="preserve">this section is filled with </w:t>
      </w:r>
      <w:r w:rsidR="00B75204" w:rsidRPr="00B75204">
        <w:rPr>
          <w:i/>
        </w:rPr>
        <w:t>§1. Project one page description</w:t>
      </w:r>
      <w:r w:rsidR="00B75204">
        <w:t xml:space="preserve"> </w:t>
      </w:r>
      <w:r w:rsidR="009C52BC">
        <w:t xml:space="preserve">from </w:t>
      </w:r>
      <w:r w:rsidR="00B75204">
        <w:t>the latest approved FPP</w:t>
      </w:r>
      <w:r>
        <w:t>.</w:t>
      </w:r>
    </w:p>
    <w:p w14:paraId="18DA5A71" w14:textId="3C24B8F5" w:rsidR="00A16CCF" w:rsidRDefault="006E5DCD" w:rsidP="006E5DCD">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72156637" w14:textId="2703BC47" w:rsidR="004D68BD" w:rsidRDefault="004D68BD" w:rsidP="004D68BD">
      <w:pPr>
        <w:pStyle w:val="ITEAHeading1"/>
      </w:pPr>
      <w:bookmarkStart w:id="9" w:name="_Toc501033796"/>
      <w:r>
        <w:lastRenderedPageBreak/>
        <w:t>Project overall status</w:t>
      </w:r>
      <w:bookmarkEnd w:id="9"/>
    </w:p>
    <w:p w14:paraId="3E8878EE" w14:textId="6E5C9D8F" w:rsidR="00FB5E09" w:rsidRDefault="00697F9B" w:rsidP="00386FB8">
      <w:pPr>
        <w:pStyle w:val="ITEAHeading2"/>
      </w:pPr>
      <w:bookmarkStart w:id="10" w:name="_Toc501033797"/>
      <w:r w:rsidRPr="0099707B">
        <w:t xml:space="preserve">Top 4 </w:t>
      </w:r>
      <w:r w:rsidRPr="00386FB8">
        <w:t>overall</w:t>
      </w:r>
      <w:r w:rsidRPr="0099707B">
        <w:t xml:space="preserve"> targeted </w:t>
      </w:r>
      <w:r w:rsidRPr="00386FB8">
        <w:t>innovations</w:t>
      </w:r>
      <w:bookmarkEnd w:id="10"/>
      <w:r w:rsidRPr="0099707B">
        <w:t xml:space="preserve"> </w:t>
      </w:r>
    </w:p>
    <w:p w14:paraId="5E978F60" w14:textId="0E2B5E67" w:rsidR="00281BFD" w:rsidRDefault="00281BFD" w:rsidP="00281BFD">
      <w:pPr>
        <w:pStyle w:val="ITEAInstructions"/>
      </w:pPr>
      <w:r>
        <w:t xml:space="preserve">Define the </w:t>
      </w:r>
      <w:r w:rsidR="009C52BC">
        <w:t xml:space="preserve">top </w:t>
      </w:r>
      <w:r>
        <w:t>4 targeted innovations for the whole project, i.e. the innovative results the project aims to achieve before its closure. Avoid generic terms, remain brief and to the point, by focusing on what the project really brings new to the table. For each targeted innovation, please indicate:</w:t>
      </w:r>
    </w:p>
    <w:p w14:paraId="77644D15" w14:textId="52B81CA1" w:rsidR="00281BFD" w:rsidRDefault="00281BFD" w:rsidP="00281BFD">
      <w:pPr>
        <w:pStyle w:val="ITEAInstructionsBullet"/>
      </w:pPr>
      <w:r>
        <w:t xml:space="preserve">the main contributors (only the key contributors are expected there, not the exhaustive list of all contributors) </w:t>
      </w:r>
    </w:p>
    <w:p w14:paraId="0175C818" w14:textId="662D254F" w:rsidR="008B5CBF" w:rsidRDefault="00303DA1" w:rsidP="003C68E0">
      <w:pPr>
        <w:pStyle w:val="ITEAInstructionsBullet"/>
      </w:pPr>
      <w:proofErr w:type="gramStart"/>
      <w:r>
        <w:t>short</w:t>
      </w:r>
      <w:proofErr w:type="gramEnd"/>
      <w:r>
        <w:t xml:space="preserve"> descriptions and </w:t>
      </w:r>
      <w:r w:rsidR="00281BFD">
        <w:t>the current state-of-the-art related to the proposed innovation. The provided descriptions should be detaile</w:t>
      </w:r>
      <w:r w:rsidR="00A664BC">
        <w:t xml:space="preserve">d </w:t>
      </w:r>
      <w:r w:rsidR="00A55040">
        <w:t>enough to be self-explanatory</w:t>
      </w:r>
      <w:r w:rsidR="00A664BC">
        <w:t xml:space="preserve"> approximately </w:t>
      </w:r>
      <w:r w:rsidR="00A55040">
        <w:t xml:space="preserve">in </w:t>
      </w:r>
      <w:r w:rsidR="00A664BC">
        <w:t>50-100 words</w:t>
      </w:r>
      <w:r w:rsidR="00D47EA6">
        <w:t xml:space="preserve"> per innovation</w:t>
      </w:r>
      <w:r w:rsidR="00A664BC">
        <w:t>.</w:t>
      </w:r>
    </w:p>
    <w:p w14:paraId="463C50D5" w14:textId="3B4557A8" w:rsidR="00281BFD" w:rsidRDefault="00281BFD" w:rsidP="002204FC">
      <w:pPr>
        <w:pStyle w:val="ITEAInstructions"/>
      </w:pPr>
      <w:r w:rsidRPr="00281BFD">
        <w:t>Please note that innovations are not necessarily deliverables per se.</w:t>
      </w:r>
      <w:r w:rsidR="00D371CB">
        <w:t xml:space="preserve"> </w:t>
      </w:r>
    </w:p>
    <w:tbl>
      <w:tblPr>
        <w:tblStyle w:val="MediumShading1-Accent2"/>
        <w:tblW w:w="0" w:type="auto"/>
        <w:tblLook w:val="0480" w:firstRow="0" w:lastRow="0" w:firstColumn="1" w:lastColumn="0" w:noHBand="0" w:noVBand="1"/>
      </w:tblPr>
      <w:tblGrid>
        <w:gridCol w:w="9047"/>
      </w:tblGrid>
      <w:tr w:rsidR="00E85743" w14:paraId="0314291C" w14:textId="77777777" w:rsidTr="00982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13ECEB86" w14:textId="77777777" w:rsidR="00E85743" w:rsidRPr="00355884" w:rsidRDefault="00E85743" w:rsidP="009826A2">
            <w:pPr>
              <w:pStyle w:val="ITEABodyText"/>
              <w:jc w:val="center"/>
              <w:rPr>
                <w:b/>
                <w:lang w:eastAsia="en-US"/>
              </w:rPr>
            </w:pPr>
            <w:r w:rsidRPr="00355884">
              <w:rPr>
                <w:b/>
                <w:lang w:eastAsia="en-US"/>
              </w:rPr>
              <w:t xml:space="preserve">1. </w:t>
            </w:r>
            <w:r w:rsidRPr="005318B1">
              <w:rPr>
                <w:b/>
                <w:lang w:eastAsia="en-US"/>
              </w:rPr>
              <w:t>Intelligent advertisement will adapt to real-time traffic information.</w:t>
            </w:r>
          </w:p>
        </w:tc>
      </w:tr>
    </w:tbl>
    <w:p w14:paraId="3779B7D7" w14:textId="1471A3D0" w:rsidR="00E85743" w:rsidRDefault="00E85743" w:rsidP="00E85743">
      <w:pPr>
        <w:pStyle w:val="ITEABodyText"/>
      </w:pPr>
      <w:r w:rsidRPr="00AE3AF6">
        <w:rPr>
          <w:b/>
          <w:i/>
        </w:rPr>
        <w:t>Main contributors</w:t>
      </w:r>
      <w:r>
        <w:t xml:space="preserve">: </w:t>
      </w:r>
      <w:r w:rsidR="00215C09">
        <w:t>&lt;Gerade</w:t>
      </w:r>
      <w:r>
        <w:rPr>
          <w:lang w:eastAsia="en-US"/>
        </w:rPr>
        <w:t>, Koç</w:t>
      </w:r>
      <w:r w:rsidRPr="005318B1">
        <w:rPr>
          <w:lang w:eastAsia="en-US"/>
        </w:rPr>
        <w:t>Sistem, Verisun, Argedor</w:t>
      </w:r>
      <w:proofErr w:type="gramStart"/>
      <w:r w:rsidR="00B16F8E">
        <w:rPr>
          <w:lang w:eastAsia="en-US"/>
        </w:rPr>
        <w:t>,Ezeris</w:t>
      </w:r>
      <w:proofErr w:type="gramEnd"/>
      <w:r w:rsidR="00215C09">
        <w:rPr>
          <w:lang w:eastAsia="en-US"/>
        </w:rPr>
        <w:t>&gt;</w:t>
      </w:r>
    </w:p>
    <w:p w14:paraId="538E9470" w14:textId="77777777" w:rsidR="00E85743" w:rsidRDefault="00E85743" w:rsidP="00E85743">
      <w:pPr>
        <w:pStyle w:val="ITEABodyText"/>
      </w:pPr>
    </w:p>
    <w:p w14:paraId="1FE17BA9" w14:textId="61C95D09" w:rsidR="00E85743" w:rsidRDefault="00E85743" w:rsidP="00E85743">
      <w:pPr>
        <w:pStyle w:val="ITEABodyText"/>
      </w:pPr>
      <w:r>
        <w:rPr>
          <w:b/>
          <w:i/>
        </w:rPr>
        <w:t>Description for innovation and s</w:t>
      </w:r>
      <w:r w:rsidRPr="00AE3AF6">
        <w:rPr>
          <w:b/>
          <w:i/>
        </w:rPr>
        <w:t>tate-of-the-Art</w:t>
      </w:r>
      <w:r>
        <w:t>:</w:t>
      </w:r>
    </w:p>
    <w:p w14:paraId="05030D6C" w14:textId="1E7EDEFC" w:rsidR="00E85743" w:rsidRDefault="00E85743" w:rsidP="00E85743">
      <w:pPr>
        <w:pStyle w:val="ITEABodyText"/>
      </w:pPr>
      <w:r>
        <w:t>The density of tra</w:t>
      </w:r>
      <w:r w:rsidR="005B502F">
        <w:t>ffic in cities can be identified</w:t>
      </w:r>
      <w:r>
        <w:t xml:space="preserve"> by surveillance syste</w:t>
      </w:r>
      <w:r w:rsidR="000F5618">
        <w:t xml:space="preserve">m. Surveillance </w:t>
      </w:r>
      <w:proofErr w:type="gramStart"/>
      <w:r w:rsidR="000F5618">
        <w:t>system  acquires</w:t>
      </w:r>
      <w:proofErr w:type="gramEnd"/>
      <w:r w:rsidR="000F5618">
        <w:t xml:space="preserve"> the data  from events in </w:t>
      </w:r>
      <w:r w:rsidR="000143A8">
        <w:t xml:space="preserve">the </w:t>
      </w:r>
      <w:r w:rsidR="000F5618">
        <w:t xml:space="preserve">cities (like theatre,cinema,sorts etc). Data acquired by </w:t>
      </w:r>
      <w:del w:id="11" w:author="GULTUGCE" w:date="2018-09-09T12:10:00Z">
        <w:r w:rsidR="000F5618" w:rsidDel="004F65D4">
          <w:delText>heterogenous</w:delText>
        </w:r>
      </w:del>
      <w:ins w:id="12" w:author="GULTUGCE" w:date="2018-09-09T12:10:00Z">
        <w:r w:rsidR="004F65D4">
          <w:t>heterogeneous</w:t>
        </w:r>
      </w:ins>
      <w:r w:rsidR="00B118BD">
        <w:t xml:space="preserve"> and </w:t>
      </w:r>
      <w:proofErr w:type="gramStart"/>
      <w:r w:rsidR="00B118BD">
        <w:t>di</w:t>
      </w:r>
      <w:r w:rsidR="005B502F">
        <w:t>verse</w:t>
      </w:r>
      <w:r w:rsidR="000143A8">
        <w:t xml:space="preserve"> </w:t>
      </w:r>
      <w:r w:rsidR="00B16F8E">
        <w:t xml:space="preserve"> systems</w:t>
      </w:r>
      <w:proofErr w:type="gramEnd"/>
      <w:r w:rsidR="00B16F8E">
        <w:t xml:space="preserve"> are </w:t>
      </w:r>
      <w:r w:rsidR="000F5618">
        <w:t xml:space="preserve">  be</w:t>
      </w:r>
      <w:r w:rsidR="00B16F8E">
        <w:t>ing</w:t>
      </w:r>
      <w:r w:rsidR="000F5618">
        <w:t xml:space="preserve"> pre-processed and analysed in real time  with machine learning algorithms</w:t>
      </w:r>
      <w:r w:rsidR="00B16F8E">
        <w:t xml:space="preserve">. These data are </w:t>
      </w:r>
      <w:r w:rsidR="000143A8">
        <w:t xml:space="preserve"> be</w:t>
      </w:r>
      <w:r w:rsidR="00B16F8E">
        <w:t>ing</w:t>
      </w:r>
      <w:r w:rsidR="000143A8">
        <w:t xml:space="preserve"> deployed to</w:t>
      </w:r>
      <w:r w:rsidR="00C83E97">
        <w:t xml:space="preserve"> the appl</w:t>
      </w:r>
      <w:r w:rsidR="005B502F">
        <w:t>ication embedded in hardware to be</w:t>
      </w:r>
      <w:ins w:id="13" w:author="GULTUGCE" w:date="2018-09-09T11:16:00Z">
        <w:r w:rsidR="006E5C2A">
          <w:t xml:space="preserve"> used </w:t>
        </w:r>
      </w:ins>
      <w:del w:id="14" w:author="GULTUGCE" w:date="2018-09-09T11:15:00Z">
        <w:r w:rsidR="005B502F" w:rsidDel="006E5C2A">
          <w:delText xml:space="preserve"> used. Proposing new services will enhance system capacity to </w:delText>
        </w:r>
        <w:r w:rsidR="00C83E97" w:rsidDel="006E5C2A">
          <w:delText xml:space="preserve">optimize traffic management or to  take precautions  </w:delText>
        </w:r>
        <w:r w:rsidR="00B132E8" w:rsidDel="006E5C2A">
          <w:delText>a</w:delText>
        </w:r>
        <w:r w:rsidR="00B16F8E" w:rsidDel="006E5C2A">
          <w:delText>gainst some hazardous events</w:delText>
        </w:r>
      </w:del>
      <w:r w:rsidR="00B132E8">
        <w:t>.</w:t>
      </w:r>
      <w:moveFromRangeStart w:id="15" w:author="GULTUGCE" w:date="2018-09-09T11:16:00Z" w:name="move524255118"/>
      <w:moveFrom w:id="16" w:author="GULTUGCE" w:date="2018-09-09T11:16:00Z">
        <w:r w:rsidR="00B132E8" w:rsidDel="00053085">
          <w:t xml:space="preserve"> </w:t>
        </w:r>
        <w:r w:rsidR="00B720E1" w:rsidDel="00053085">
          <w:t xml:space="preserve">As well as </w:t>
        </w:r>
        <w:r w:rsidR="00B720E1" w:rsidDel="00053085">
          <w:rPr>
            <w:color w:val="222222"/>
            <w:sz w:val="14"/>
            <w:szCs w:val="14"/>
            <w:shd w:val="clear" w:color="auto" w:fill="FFFFFF"/>
          </w:rPr>
          <w:t>   </w:t>
        </w:r>
        <w:r w:rsidR="00B720E1" w:rsidDel="00053085">
          <w:rPr>
            <w:rFonts w:cs="Arial"/>
            <w:color w:val="222222"/>
            <w:szCs w:val="20"/>
            <w:shd w:val="clear" w:color="auto" w:fill="FFFFFF"/>
          </w:rPr>
          <w:t>o</w:t>
        </w:r>
        <w:r w:rsidR="00B720E1" w:rsidRPr="00B720E1" w:rsidDel="00053085">
          <w:rPr>
            <w:rFonts w:cs="Arial"/>
            <w:color w:val="222222"/>
            <w:szCs w:val="20"/>
            <w:shd w:val="clear" w:color="auto" w:fill="FFFFFF"/>
          </w:rPr>
          <w:t xml:space="preserve">ne of the most important points contributed by the project is speed and </w:t>
        </w:r>
        <w:r w:rsidR="00B720E1" w:rsidDel="00053085">
          <w:rPr>
            <w:rFonts w:cs="Arial"/>
            <w:color w:val="222222"/>
            <w:szCs w:val="20"/>
            <w:shd w:val="clear" w:color="auto" w:fill="FFFFFF"/>
          </w:rPr>
          <w:t xml:space="preserve">accuracy. It will minimize </w:t>
        </w:r>
        <w:r w:rsidR="00B720E1" w:rsidRPr="00B720E1" w:rsidDel="00053085">
          <w:rPr>
            <w:rFonts w:cs="Arial"/>
            <w:color w:val="222222"/>
            <w:szCs w:val="20"/>
            <w:shd w:val="clear" w:color="auto" w:fill="FFFFFF"/>
          </w:rPr>
          <w:t>possible traffic conge</w:t>
        </w:r>
        <w:r w:rsidR="00B720E1" w:rsidDel="00053085">
          <w:rPr>
            <w:rFonts w:cs="Arial"/>
            <w:color w:val="222222"/>
            <w:szCs w:val="20"/>
            <w:shd w:val="clear" w:color="auto" w:fill="FFFFFF"/>
          </w:rPr>
          <w:t>stion with central management and  the police officer can learn the incidents immediately</w:t>
        </w:r>
        <w:r w:rsidR="00B720E1" w:rsidRPr="00B720E1" w:rsidDel="00053085">
          <w:rPr>
            <w:rFonts w:cs="Arial"/>
            <w:color w:val="222222"/>
            <w:szCs w:val="20"/>
            <w:shd w:val="clear" w:color="auto" w:fill="FFFFFF"/>
          </w:rPr>
          <w:t xml:space="preserve"> and </w:t>
        </w:r>
        <w:r w:rsidR="00B720E1" w:rsidDel="00053085">
          <w:rPr>
            <w:rFonts w:cs="Arial"/>
            <w:color w:val="222222"/>
            <w:szCs w:val="20"/>
            <w:shd w:val="clear" w:color="auto" w:fill="FFFFFF"/>
          </w:rPr>
          <w:t xml:space="preserve"> can schedule </w:t>
        </w:r>
        <w:r w:rsidR="00B720E1" w:rsidRPr="00B720E1" w:rsidDel="00053085">
          <w:rPr>
            <w:rFonts w:cs="Arial"/>
            <w:color w:val="222222"/>
            <w:szCs w:val="20"/>
            <w:shd w:val="clear" w:color="auto" w:fill="FFFFFF"/>
          </w:rPr>
          <w:t>the team</w:t>
        </w:r>
        <w:r w:rsidR="00790A9D" w:rsidDel="00053085">
          <w:rPr>
            <w:rFonts w:cs="Arial"/>
            <w:color w:val="222222"/>
            <w:szCs w:val="20"/>
            <w:shd w:val="clear" w:color="auto" w:fill="FFFFFF"/>
          </w:rPr>
          <w:t xml:space="preserve">  to take an action in </w:t>
        </w:r>
        <w:r w:rsidR="00B720E1" w:rsidDel="00053085">
          <w:rPr>
            <w:rFonts w:cs="Arial"/>
            <w:color w:val="222222"/>
            <w:szCs w:val="20"/>
            <w:shd w:val="clear" w:color="auto" w:fill="FFFFFF"/>
          </w:rPr>
          <w:t xml:space="preserve"> shortest time</w:t>
        </w:r>
      </w:moveFrom>
      <w:moveFromRangeEnd w:id="15"/>
      <w:r w:rsidR="00B720E1">
        <w:t xml:space="preserve">. </w:t>
      </w:r>
      <w:r w:rsidR="00B132E8">
        <w:t xml:space="preserve">It also </w:t>
      </w:r>
      <w:proofErr w:type="gramStart"/>
      <w:r w:rsidR="00C83E97">
        <w:t>support</w:t>
      </w:r>
      <w:r w:rsidR="005B502F">
        <w:t>s</w:t>
      </w:r>
      <w:r w:rsidR="00C83E97">
        <w:t xml:space="preserve">  </w:t>
      </w:r>
      <w:r w:rsidR="00B132E8">
        <w:t>intelligent</w:t>
      </w:r>
      <w:proofErr w:type="gramEnd"/>
      <w:r w:rsidR="00B132E8">
        <w:t xml:space="preserve"> advertising systems that  contributes to market.</w:t>
      </w:r>
      <w:r w:rsidR="005B502F">
        <w:t xml:space="preserve"> </w:t>
      </w:r>
      <w:r w:rsidR="00C83E97">
        <w:t>T</w:t>
      </w:r>
      <w:r w:rsidR="000F5618">
        <w:t xml:space="preserve">he flow of </w:t>
      </w:r>
      <w:proofErr w:type="gramStart"/>
      <w:r w:rsidR="000F5618">
        <w:t>advertisement</w:t>
      </w:r>
      <w:r w:rsidR="005B502F">
        <w:t xml:space="preserve">  will</w:t>
      </w:r>
      <w:proofErr w:type="gramEnd"/>
      <w:r w:rsidR="005B502F">
        <w:t xml:space="preserve"> change </w:t>
      </w:r>
      <w:r w:rsidR="000F5618">
        <w:t xml:space="preserve"> </w:t>
      </w:r>
      <w:r w:rsidR="005B502F">
        <w:t xml:space="preserve"> in accordance with </w:t>
      </w:r>
      <w:r w:rsidR="00C83E97">
        <w:t xml:space="preserve"> public wait times</w:t>
      </w:r>
      <w:r w:rsidR="000F5618">
        <w:t xml:space="preserve"> </w:t>
      </w:r>
      <w:r w:rsidR="00B16F8E">
        <w:t>and crowd.</w:t>
      </w:r>
      <w:r w:rsidR="000F5618">
        <w:t xml:space="preserve">  </w:t>
      </w:r>
      <w:r>
        <w:t xml:space="preserve"> </w:t>
      </w:r>
    </w:p>
    <w:p w14:paraId="44B1FD2C" w14:textId="77777777" w:rsidR="00F64301" w:rsidRDefault="00F64301" w:rsidP="00E9016E">
      <w:pPr>
        <w:pStyle w:val="ITEABodyText"/>
        <w:rPr>
          <w:lang w:eastAsia="en-US"/>
        </w:rPr>
      </w:pPr>
    </w:p>
    <w:tbl>
      <w:tblPr>
        <w:tblStyle w:val="MediumShading1-Accent2"/>
        <w:tblW w:w="0" w:type="auto"/>
        <w:tblLook w:val="0480" w:firstRow="0" w:lastRow="0" w:firstColumn="1" w:lastColumn="0" w:noHBand="0" w:noVBand="1"/>
      </w:tblPr>
      <w:tblGrid>
        <w:gridCol w:w="9047"/>
      </w:tblGrid>
      <w:tr w:rsidR="00F64301" w14:paraId="44A0866D"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6AF4990D" w14:textId="6DB55573" w:rsidR="00F64301" w:rsidRPr="00355884" w:rsidRDefault="0064238A" w:rsidP="003C68E0">
            <w:pPr>
              <w:pStyle w:val="ITEABodyText"/>
              <w:jc w:val="center"/>
              <w:rPr>
                <w:b/>
                <w:lang w:eastAsia="en-US"/>
              </w:rPr>
            </w:pPr>
            <w:r>
              <w:rPr>
                <w:b/>
                <w:lang w:eastAsia="en-US"/>
              </w:rPr>
              <w:t>2</w:t>
            </w:r>
            <w:r w:rsidRPr="00355884">
              <w:rPr>
                <w:b/>
                <w:lang w:eastAsia="en-US"/>
              </w:rPr>
              <w:t xml:space="preserve">. </w:t>
            </w:r>
            <w:r>
              <w:rPr>
                <w:rFonts w:ascii="Calibri" w:eastAsia="Calibri" w:hAnsi="Calibri" w:cs="Calibri"/>
                <w:b/>
                <w:sz w:val="22"/>
                <w:szCs w:val="22"/>
              </w:rPr>
              <w:t>Integration of the live bus and stop information into the INSIST platform.</w:t>
            </w:r>
          </w:p>
        </w:tc>
      </w:tr>
    </w:tbl>
    <w:p w14:paraId="5D51E36E" w14:textId="2A24FED9" w:rsidR="00F64301" w:rsidRDefault="00F64301" w:rsidP="00F64301">
      <w:pPr>
        <w:pStyle w:val="ITEABodyText"/>
      </w:pPr>
      <w:r w:rsidRPr="00CA53DB">
        <w:rPr>
          <w:b/>
          <w:i/>
        </w:rPr>
        <w:t>Main contributors</w:t>
      </w:r>
      <w:r>
        <w:t xml:space="preserve">: </w:t>
      </w:r>
      <w:r>
        <w:tab/>
      </w:r>
      <w:r>
        <w:rPr>
          <w:lang w:eastAsia="en-US"/>
        </w:rPr>
        <w:t xml:space="preserve">&lt; </w:t>
      </w:r>
      <w:r w:rsidR="00215C09">
        <w:rPr>
          <w:lang w:eastAsia="en-US"/>
        </w:rPr>
        <w:t>Gerade</w:t>
      </w:r>
      <w:r w:rsidR="00B16F8E">
        <w:rPr>
          <w:lang w:eastAsia="en-US"/>
        </w:rPr>
        <w:t>, Koc Sistem</w:t>
      </w:r>
      <w:proofErr w:type="gramStart"/>
      <w:r w:rsidR="00B16F8E">
        <w:rPr>
          <w:lang w:eastAsia="en-US"/>
        </w:rPr>
        <w:t>,Ezeris</w:t>
      </w:r>
      <w:proofErr w:type="gramEnd"/>
      <w:r w:rsidR="00B16F8E">
        <w:rPr>
          <w:lang w:eastAsia="en-US"/>
        </w:rPr>
        <w:t xml:space="preserve"> </w:t>
      </w:r>
      <w:r>
        <w:rPr>
          <w:lang w:eastAsia="en-US"/>
        </w:rPr>
        <w:t>&gt;</w:t>
      </w:r>
    </w:p>
    <w:p w14:paraId="298ED904" w14:textId="77777777" w:rsidR="00F64301" w:rsidRDefault="00F64301" w:rsidP="00F64301">
      <w:pPr>
        <w:pStyle w:val="ITEABodyText"/>
      </w:pPr>
    </w:p>
    <w:p w14:paraId="78EEA878" w14:textId="759A6F8D" w:rsidR="0064238A" w:rsidRDefault="00303DA1" w:rsidP="00F64301">
      <w:pPr>
        <w:pStyle w:val="ITEABodyText"/>
      </w:pPr>
      <w:r>
        <w:rPr>
          <w:b/>
          <w:i/>
        </w:rPr>
        <w:t>Description for innovation and s</w:t>
      </w:r>
      <w:r w:rsidR="00F64301" w:rsidRPr="00CA53DB">
        <w:rPr>
          <w:b/>
          <w:i/>
        </w:rPr>
        <w:t>tate-of-the-Art</w:t>
      </w:r>
    </w:p>
    <w:p w14:paraId="653CC95B" w14:textId="5810836B" w:rsidR="00053085" w:rsidRDefault="0064238A" w:rsidP="00F64301">
      <w:pPr>
        <w:pStyle w:val="ITEABodyText"/>
        <w:rPr>
          <w:ins w:id="17" w:author="GULTUGCE" w:date="2018-09-09T11:21:00Z"/>
          <w:lang w:eastAsia="en-US"/>
        </w:rPr>
      </w:pPr>
      <w:r>
        <w:rPr>
          <w:lang w:eastAsia="en-US"/>
        </w:rPr>
        <w:t xml:space="preserve">Insist will be integrated with municipality </w:t>
      </w:r>
      <w:r w:rsidR="00236810">
        <w:rPr>
          <w:lang w:eastAsia="en-US"/>
        </w:rPr>
        <w:t>system. Thus</w:t>
      </w:r>
      <w:del w:id="18" w:author="GULTUGCE" w:date="2018-09-09T11:22:00Z">
        <w:r w:rsidR="00236810" w:rsidDel="00053085">
          <w:rPr>
            <w:lang w:eastAsia="en-US"/>
          </w:rPr>
          <w:delText>,  data</w:delText>
        </w:r>
      </w:del>
      <w:ins w:id="19" w:author="GULTUGCE" w:date="2018-09-09T11:22:00Z">
        <w:r w:rsidR="00053085">
          <w:rPr>
            <w:lang w:eastAsia="en-US"/>
          </w:rPr>
          <w:t xml:space="preserve">, </w:t>
        </w:r>
      </w:ins>
      <w:del w:id="20" w:author="GULTUGCE" w:date="2018-09-09T11:22:00Z">
        <w:r w:rsidR="00236810" w:rsidDel="00053085">
          <w:rPr>
            <w:lang w:eastAsia="en-US"/>
          </w:rPr>
          <w:delText xml:space="preserve">  belonging</w:delText>
        </w:r>
      </w:del>
      <w:ins w:id="21" w:author="GULTUGCE" w:date="2018-09-09T11:22:00Z">
        <w:r w:rsidR="00053085">
          <w:rPr>
            <w:lang w:eastAsia="en-US"/>
          </w:rPr>
          <w:t>data belonging</w:t>
        </w:r>
      </w:ins>
      <w:r w:rsidR="00236810">
        <w:rPr>
          <w:lang w:eastAsia="en-US"/>
        </w:rPr>
        <w:t xml:space="preserve"> </w:t>
      </w:r>
      <w:proofErr w:type="gramStart"/>
      <w:r w:rsidR="00236810">
        <w:rPr>
          <w:lang w:eastAsia="en-US"/>
        </w:rPr>
        <w:t>to</w:t>
      </w:r>
      <w:r>
        <w:rPr>
          <w:lang w:eastAsia="en-US"/>
        </w:rPr>
        <w:t xml:space="preserve">  each</w:t>
      </w:r>
      <w:proofErr w:type="gramEnd"/>
      <w:r>
        <w:rPr>
          <w:lang w:eastAsia="en-US"/>
        </w:rPr>
        <w:t xml:space="preserve"> bus  will be retrieved</w:t>
      </w:r>
      <w:r w:rsidR="00382203">
        <w:rPr>
          <w:lang w:eastAsia="en-US"/>
        </w:rPr>
        <w:t xml:space="preserve">  from municipality system </w:t>
      </w:r>
      <w:r>
        <w:rPr>
          <w:lang w:eastAsia="en-US"/>
        </w:rPr>
        <w:t xml:space="preserve"> and   exploited for analysis.</w:t>
      </w:r>
      <w:r w:rsidR="00641CFB">
        <w:rPr>
          <w:lang w:eastAsia="en-US"/>
        </w:rPr>
        <w:t xml:space="preserve"> </w:t>
      </w:r>
      <w:del w:id="22" w:author="GULTUGCE" w:date="2018-09-09T11:22:00Z">
        <w:r w:rsidR="00641CFB" w:rsidDel="00053085">
          <w:rPr>
            <w:lang w:eastAsia="en-US"/>
          </w:rPr>
          <w:delText>Via  visual</w:delText>
        </w:r>
      </w:del>
      <w:ins w:id="23" w:author="GULTUGCE" w:date="2018-09-09T11:22:00Z">
        <w:r w:rsidR="00053085">
          <w:rPr>
            <w:lang w:eastAsia="en-US"/>
          </w:rPr>
          <w:t>Via visual</w:t>
        </w:r>
      </w:ins>
      <w:r w:rsidR="00641CFB">
        <w:rPr>
          <w:lang w:eastAsia="en-US"/>
        </w:rPr>
        <w:t>-social-map sensors,</w:t>
      </w:r>
      <w:r w:rsidR="005B502F">
        <w:rPr>
          <w:lang w:eastAsia="en-US"/>
        </w:rPr>
        <w:t xml:space="preserve"> data will </w:t>
      </w:r>
      <w:r w:rsidR="00641CFB">
        <w:rPr>
          <w:lang w:eastAsia="en-US"/>
        </w:rPr>
        <w:t xml:space="preserve">  </w:t>
      </w:r>
      <w:r w:rsidR="005B502F">
        <w:rPr>
          <w:lang w:eastAsia="en-US"/>
        </w:rPr>
        <w:t>pre-</w:t>
      </w:r>
      <w:proofErr w:type="gramStart"/>
      <w:r w:rsidR="005B502F">
        <w:rPr>
          <w:lang w:eastAsia="en-US"/>
        </w:rPr>
        <w:t>process</w:t>
      </w:r>
      <w:r w:rsidR="00641CFB">
        <w:rPr>
          <w:lang w:eastAsia="en-US"/>
        </w:rPr>
        <w:t xml:space="preserve">  with</w:t>
      </w:r>
      <w:proofErr w:type="gramEnd"/>
      <w:r w:rsidR="00641CFB">
        <w:rPr>
          <w:lang w:eastAsia="en-US"/>
        </w:rPr>
        <w:t xml:space="preserve"> advanced data mining algorithms. The </w:t>
      </w:r>
      <w:proofErr w:type="gramStart"/>
      <w:r w:rsidR="00641CFB">
        <w:rPr>
          <w:lang w:eastAsia="en-US"/>
        </w:rPr>
        <w:t>data  acquired</w:t>
      </w:r>
      <w:proofErr w:type="gramEnd"/>
      <w:r w:rsidR="00641CFB">
        <w:rPr>
          <w:lang w:eastAsia="en-US"/>
        </w:rPr>
        <w:t xml:space="preserve"> by various sensors will be contextualized and computed  to extract meaningful context for local events that  will  increase data granularity</w:t>
      </w:r>
      <w:ins w:id="24" w:author="GULTUGCE" w:date="2018-09-09T11:21:00Z">
        <w:r w:rsidR="00053085">
          <w:rPr>
            <w:lang w:eastAsia="en-US"/>
          </w:rPr>
          <w:t>,</w:t>
        </w:r>
      </w:ins>
      <w:del w:id="25" w:author="GULTUGCE" w:date="2018-09-09T11:21:00Z">
        <w:r w:rsidR="00641CFB" w:rsidDel="00053085">
          <w:rPr>
            <w:lang w:eastAsia="en-US"/>
          </w:rPr>
          <w:delText>,</w:delText>
        </w:r>
      </w:del>
      <w:r w:rsidR="00641CFB">
        <w:rPr>
          <w:lang w:eastAsia="en-US"/>
        </w:rPr>
        <w:t xml:space="preserve"> </w:t>
      </w:r>
    </w:p>
    <w:p w14:paraId="0C26DA23" w14:textId="68059E98" w:rsidR="0064238A" w:rsidRDefault="00641CFB" w:rsidP="00F64301">
      <w:pPr>
        <w:pStyle w:val="ITEABodyText"/>
        <w:rPr>
          <w:ins w:id="26" w:author="GULTUGCE" w:date="2018-09-07T18:00:00Z"/>
          <w:lang w:eastAsia="en-US"/>
        </w:rPr>
      </w:pPr>
      <w:r>
        <w:rPr>
          <w:lang w:eastAsia="en-US"/>
        </w:rPr>
        <w:t xml:space="preserve">   </w:t>
      </w:r>
      <w:r w:rsidR="0064238A">
        <w:rPr>
          <w:lang w:eastAsia="en-US"/>
        </w:rPr>
        <w:t xml:space="preserve"> </w:t>
      </w:r>
    </w:p>
    <w:p w14:paraId="6C4301EE" w14:textId="77777777" w:rsidR="00FD5E0F" w:rsidRDefault="00FD5E0F" w:rsidP="00F64301">
      <w:pPr>
        <w:pStyle w:val="ITEABodyText"/>
        <w:rPr>
          <w:ins w:id="27" w:author="GULTUGCE" w:date="2018-09-07T18:00:00Z"/>
          <w:lang w:eastAsia="en-US"/>
        </w:rPr>
      </w:pPr>
    </w:p>
    <w:p w14:paraId="54DD08A2" w14:textId="77777777" w:rsidR="00FD5E0F" w:rsidRDefault="00FD5E0F" w:rsidP="00F64301">
      <w:pPr>
        <w:pStyle w:val="ITEABodyText"/>
        <w:rPr>
          <w:ins w:id="28" w:author="GULTUGCE" w:date="2018-09-07T18:00:00Z"/>
          <w:lang w:eastAsia="en-US"/>
        </w:rPr>
      </w:pPr>
      <w:ins w:id="29" w:author="GULTUGCE" w:date="2018-09-07T18:00:00Z">
        <w:r>
          <w:rPr>
            <w:lang w:eastAsia="en-US"/>
          </w:rPr>
          <w:t>The screens from smart bus stop application are given below:</w:t>
        </w:r>
      </w:ins>
    </w:p>
    <w:p w14:paraId="42E87F32" w14:textId="77777777" w:rsidR="00FD5E0F" w:rsidRDefault="00FD5E0F" w:rsidP="00F64301">
      <w:pPr>
        <w:pStyle w:val="ITEABodyText"/>
        <w:rPr>
          <w:ins w:id="30" w:author="GULTUGCE" w:date="2018-09-07T18:00:00Z"/>
          <w:lang w:eastAsia="en-US"/>
        </w:rPr>
      </w:pPr>
    </w:p>
    <w:p w14:paraId="61ADF288" w14:textId="2EF63DFD" w:rsidR="00FD5E0F" w:rsidRDefault="00FD5E0F" w:rsidP="00F64301">
      <w:pPr>
        <w:pStyle w:val="ITEABodyText"/>
        <w:rPr>
          <w:lang w:eastAsia="en-US"/>
        </w:rPr>
      </w:pPr>
      <w:ins w:id="31" w:author="GULTUGCE" w:date="2018-09-07T18:08:00Z">
        <w:r>
          <w:rPr>
            <w:noProof/>
            <w:lang w:val="en-US" w:eastAsia="en-US"/>
          </w:rPr>
          <w:lastRenderedPageBreak/>
          <w:drawing>
            <wp:inline distT="0" distB="0" distL="0" distR="0" wp14:anchorId="37B4DC7E" wp14:editId="775C91AC">
              <wp:extent cx="5021580" cy="380078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5574" cy="3811380"/>
                      </a:xfrm>
                      <a:prstGeom prst="rect">
                        <a:avLst/>
                      </a:prstGeom>
                    </pic:spPr>
                  </pic:pic>
                </a:graphicData>
              </a:graphic>
            </wp:inline>
          </w:drawing>
        </w:r>
      </w:ins>
      <w:ins w:id="32" w:author="GULTUGCE" w:date="2018-09-07T18:00:00Z">
        <w:r>
          <w:rPr>
            <w:lang w:eastAsia="en-US"/>
          </w:rPr>
          <w:t xml:space="preserve"> </w:t>
        </w:r>
      </w:ins>
    </w:p>
    <w:p w14:paraId="068F2FF5" w14:textId="77777777" w:rsidR="00FD5E0F" w:rsidRDefault="00FD5E0F" w:rsidP="00FD5E0F">
      <w:pPr>
        <w:pStyle w:val="ITEABodyText"/>
        <w:rPr>
          <w:ins w:id="33" w:author="GULTUGCE" w:date="2018-09-07T18:01:00Z"/>
          <w:lang w:eastAsia="en-US"/>
        </w:rPr>
      </w:pPr>
      <w:ins w:id="34" w:author="GULTUGCE" w:date="2018-09-07T18:01:00Z">
        <w:r>
          <w:rPr>
            <w:lang w:eastAsia="en-US"/>
          </w:rPr>
          <w:t xml:space="preserve">  </w:t>
        </w:r>
      </w:ins>
    </w:p>
    <w:p w14:paraId="3E2F8739" w14:textId="09DACD57" w:rsidR="00FD5E0F" w:rsidRDefault="00FD5E0F" w:rsidP="00FD5E0F">
      <w:pPr>
        <w:pStyle w:val="ITEABodyText"/>
        <w:rPr>
          <w:ins w:id="35" w:author="GULTUGCE" w:date="2018-09-07T18:03:00Z"/>
          <w:lang w:eastAsia="en-US"/>
        </w:rPr>
      </w:pPr>
      <w:ins w:id="36" w:author="GULTUGCE" w:date="2018-09-07T18:01:00Z">
        <w:r>
          <w:rPr>
            <w:lang w:eastAsia="en-US"/>
          </w:rPr>
          <w:t xml:space="preserve">Figure 2 1.1. The smart bus stop application screen </w:t>
        </w:r>
      </w:ins>
    </w:p>
    <w:p w14:paraId="2A043D80" w14:textId="77777777" w:rsidR="00FD5E0F" w:rsidRDefault="00FD5E0F" w:rsidP="00FD5E0F">
      <w:pPr>
        <w:pStyle w:val="ITEABodyText"/>
        <w:rPr>
          <w:ins w:id="37" w:author="GULTUGCE" w:date="2018-09-07T18:03:00Z"/>
          <w:lang w:eastAsia="en-US"/>
        </w:rPr>
      </w:pPr>
    </w:p>
    <w:p w14:paraId="7FB8287E" w14:textId="77777777" w:rsidR="00FD5E0F" w:rsidRDefault="00FD5E0F" w:rsidP="00FD5E0F">
      <w:pPr>
        <w:pStyle w:val="ITEABodyText"/>
        <w:rPr>
          <w:ins w:id="38" w:author="GULTUGCE" w:date="2018-09-07T18:03:00Z"/>
          <w:lang w:eastAsia="en-US"/>
        </w:rPr>
      </w:pPr>
    </w:p>
    <w:p w14:paraId="56F67789" w14:textId="77777777" w:rsidR="00FD5E0F" w:rsidRDefault="00FD5E0F" w:rsidP="00FD5E0F">
      <w:pPr>
        <w:pStyle w:val="ITEABodyText"/>
        <w:rPr>
          <w:ins w:id="39" w:author="GULTUGCE" w:date="2018-09-07T18:03:00Z"/>
          <w:lang w:eastAsia="en-US"/>
        </w:rPr>
      </w:pPr>
    </w:p>
    <w:p w14:paraId="4854B616" w14:textId="77777777" w:rsidR="00FD5E0F" w:rsidRDefault="00FD5E0F" w:rsidP="00FD5E0F">
      <w:pPr>
        <w:pStyle w:val="ITEABodyText"/>
        <w:rPr>
          <w:ins w:id="40" w:author="GULTUGCE" w:date="2018-09-07T18:03:00Z"/>
          <w:lang w:eastAsia="en-US"/>
        </w:rPr>
      </w:pPr>
    </w:p>
    <w:p w14:paraId="74DA325F" w14:textId="77777777" w:rsidR="00FD5E0F" w:rsidRDefault="00FD5E0F" w:rsidP="00FD5E0F">
      <w:pPr>
        <w:pStyle w:val="ITEABodyText"/>
        <w:rPr>
          <w:ins w:id="41" w:author="GULTUGCE" w:date="2018-09-07T18:01:00Z"/>
          <w:lang w:eastAsia="en-US"/>
        </w:rPr>
      </w:pPr>
    </w:p>
    <w:p w14:paraId="33704D5C" w14:textId="77777777" w:rsidR="00F64301" w:rsidRDefault="00F64301" w:rsidP="00F64301">
      <w:pPr>
        <w:pStyle w:val="ITEABodyText"/>
        <w:rPr>
          <w:lang w:eastAsia="en-US"/>
        </w:rPr>
      </w:pPr>
    </w:p>
    <w:tbl>
      <w:tblPr>
        <w:tblStyle w:val="MediumShading1-Accent2"/>
        <w:tblW w:w="0" w:type="auto"/>
        <w:tblLook w:val="0480" w:firstRow="0" w:lastRow="0" w:firstColumn="1" w:lastColumn="0" w:noHBand="0" w:noVBand="1"/>
      </w:tblPr>
      <w:tblGrid>
        <w:gridCol w:w="9047"/>
      </w:tblGrid>
      <w:tr w:rsidR="00F64301" w14:paraId="7AC4D2AE"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833154C" w14:textId="1302AFC1" w:rsidR="00F64301" w:rsidRPr="00355884" w:rsidRDefault="0064238A" w:rsidP="003C68E0">
            <w:pPr>
              <w:pStyle w:val="ITEABodyText"/>
              <w:jc w:val="center"/>
              <w:rPr>
                <w:b/>
                <w:lang w:eastAsia="en-US"/>
              </w:rPr>
            </w:pPr>
            <w:proofErr w:type="gramStart"/>
            <w:r>
              <w:rPr>
                <w:b/>
              </w:rPr>
              <w:t>3.Development</w:t>
            </w:r>
            <w:proofErr w:type="gramEnd"/>
            <w:r>
              <w:rPr>
                <w:b/>
              </w:rPr>
              <w:t xml:space="preserve"> of a big data analysis ready open database accessible by INSIST services to exchange information and events.</w:t>
            </w:r>
          </w:p>
        </w:tc>
      </w:tr>
    </w:tbl>
    <w:p w14:paraId="6BD367C0" w14:textId="2CBB6165" w:rsidR="00F64301" w:rsidRDefault="00F64301" w:rsidP="00F64301">
      <w:pPr>
        <w:pStyle w:val="ITEABodyText"/>
      </w:pPr>
      <w:r w:rsidRPr="00CA53DB">
        <w:rPr>
          <w:b/>
          <w:i/>
        </w:rPr>
        <w:t>Main contributors</w:t>
      </w:r>
      <w:r>
        <w:t xml:space="preserve">: </w:t>
      </w:r>
      <w:r>
        <w:tab/>
      </w:r>
      <w:r>
        <w:rPr>
          <w:lang w:eastAsia="en-US"/>
        </w:rPr>
        <w:t>&lt;</w:t>
      </w:r>
      <w:r w:rsidR="00215C09">
        <w:rPr>
          <w:rFonts w:ascii="Calibri" w:eastAsia="Calibri" w:hAnsi="Calibri" w:cs="Calibri"/>
          <w:sz w:val="22"/>
          <w:szCs w:val="22"/>
        </w:rPr>
        <w:t>Gerade,</w:t>
      </w:r>
      <w:r w:rsidR="00236810">
        <w:rPr>
          <w:rFonts w:ascii="Calibri" w:eastAsia="Calibri" w:hAnsi="Calibri" w:cs="Calibri"/>
          <w:sz w:val="22"/>
          <w:szCs w:val="22"/>
        </w:rPr>
        <w:t xml:space="preserve"> Argedor</w:t>
      </w:r>
      <w:r>
        <w:rPr>
          <w:lang w:eastAsia="en-US"/>
        </w:rPr>
        <w:t xml:space="preserve"> &gt;</w:t>
      </w:r>
    </w:p>
    <w:p w14:paraId="28402B69" w14:textId="77777777" w:rsidR="00F64301" w:rsidRDefault="00F64301" w:rsidP="00F64301">
      <w:pPr>
        <w:pStyle w:val="ITEABodyText"/>
      </w:pPr>
    </w:p>
    <w:p w14:paraId="40CE1BF5" w14:textId="3845277F" w:rsidR="00F64301" w:rsidRDefault="00303DA1" w:rsidP="00F64301">
      <w:pPr>
        <w:pStyle w:val="ITEABodyText"/>
      </w:pPr>
      <w:r>
        <w:rPr>
          <w:b/>
          <w:i/>
        </w:rPr>
        <w:t>Description for innovation and s</w:t>
      </w:r>
      <w:r w:rsidR="00F64301" w:rsidRPr="00CA53DB">
        <w:rPr>
          <w:b/>
          <w:i/>
        </w:rPr>
        <w:t>tate-of-the-Art</w:t>
      </w:r>
      <w:r w:rsidR="00F64301">
        <w:t>:</w:t>
      </w:r>
    </w:p>
    <w:p w14:paraId="6F1B6C77" w14:textId="2008988A" w:rsidR="00611948" w:rsidRDefault="00611948" w:rsidP="00E9016E">
      <w:pPr>
        <w:pStyle w:val="ITEABodyText"/>
        <w:rPr>
          <w:lang w:eastAsia="en-US"/>
        </w:rPr>
      </w:pPr>
      <w:r>
        <w:rPr>
          <w:lang w:eastAsia="en-US"/>
        </w:rPr>
        <w:t>Data management</w:t>
      </w:r>
      <w:r w:rsidR="00085A8C">
        <w:rPr>
          <w:lang w:eastAsia="en-US"/>
        </w:rPr>
        <w:t xml:space="preserve"> system will </w:t>
      </w:r>
      <w:r>
        <w:rPr>
          <w:lang w:eastAsia="en-US"/>
        </w:rPr>
        <w:t>be inte</w:t>
      </w:r>
      <w:r w:rsidR="00085A8C">
        <w:rPr>
          <w:lang w:eastAsia="en-US"/>
        </w:rPr>
        <w:t>lligent</w:t>
      </w:r>
      <w:r>
        <w:rPr>
          <w:lang w:eastAsia="en-US"/>
        </w:rPr>
        <w:t xml:space="preserve"> mixture of AES</w:t>
      </w:r>
      <w:proofErr w:type="gramStart"/>
      <w:r>
        <w:rPr>
          <w:lang w:eastAsia="en-US"/>
        </w:rPr>
        <w:t>,TLS</w:t>
      </w:r>
      <w:proofErr w:type="gramEnd"/>
      <w:r>
        <w:rPr>
          <w:lang w:eastAsia="en-US"/>
        </w:rPr>
        <w:t xml:space="preserve"> and SHA-2. JSON and RESTful platform will be used to establish communication content that will provide data retrieval from heterogenous network.To provide asset tracking</w:t>
      </w:r>
      <w:proofErr w:type="gramStart"/>
      <w:r>
        <w:rPr>
          <w:lang w:eastAsia="en-US"/>
        </w:rPr>
        <w:t>,</w:t>
      </w:r>
      <w:r w:rsidR="00916D13">
        <w:rPr>
          <w:lang w:eastAsia="en-US"/>
        </w:rPr>
        <w:t>vehicle</w:t>
      </w:r>
      <w:proofErr w:type="gramEnd"/>
      <w:r w:rsidR="00916D13">
        <w:rPr>
          <w:lang w:eastAsia="en-US"/>
        </w:rPr>
        <w:t xml:space="preserve"> count and unexpected event forecasting and data extraction, CPP infrastructure  will be the basis of the system.      </w:t>
      </w:r>
      <w:r>
        <w:rPr>
          <w:lang w:eastAsia="en-US"/>
        </w:rPr>
        <w:t xml:space="preserve">  </w:t>
      </w:r>
    </w:p>
    <w:p w14:paraId="15A05EC4" w14:textId="77777777" w:rsidR="00611948" w:rsidRDefault="00611948" w:rsidP="00E9016E">
      <w:pPr>
        <w:pStyle w:val="ITEABodyText"/>
        <w:rPr>
          <w:lang w:eastAsia="en-US"/>
        </w:rPr>
      </w:pPr>
    </w:p>
    <w:p w14:paraId="64A2D2D9" w14:textId="1D40C12F" w:rsidR="0064238A" w:rsidRDefault="0064238A" w:rsidP="00E9016E">
      <w:pPr>
        <w:pStyle w:val="ITEABodyText"/>
        <w:rPr>
          <w:lang w:eastAsia="en-US"/>
        </w:rPr>
      </w:pPr>
    </w:p>
    <w:p w14:paraId="45EB5C6C" w14:textId="77777777" w:rsidR="009A76B4" w:rsidRDefault="009A76B4" w:rsidP="00E9016E">
      <w:pPr>
        <w:pStyle w:val="ITEABodyText"/>
        <w:rPr>
          <w:lang w:eastAsia="en-US"/>
        </w:rPr>
      </w:pPr>
    </w:p>
    <w:tbl>
      <w:tblPr>
        <w:tblStyle w:val="MediumShading1-Accent2"/>
        <w:tblW w:w="0" w:type="auto"/>
        <w:tblLook w:val="0480" w:firstRow="0" w:lastRow="0" w:firstColumn="1" w:lastColumn="0" w:noHBand="0" w:noVBand="1"/>
      </w:tblPr>
      <w:tblGrid>
        <w:gridCol w:w="9047"/>
      </w:tblGrid>
      <w:tr w:rsidR="009A76B4" w14:paraId="4E3B3E95" w14:textId="77777777" w:rsidTr="00D25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C5D9C20" w14:textId="252E7272" w:rsidR="009A76B4" w:rsidRPr="00355884" w:rsidRDefault="009A76B4" w:rsidP="003251E9">
            <w:pPr>
              <w:pStyle w:val="ITEABodyText"/>
              <w:rPr>
                <w:b/>
                <w:lang w:eastAsia="en-US"/>
              </w:rPr>
            </w:pPr>
            <w:r>
              <w:rPr>
                <w:b/>
              </w:rPr>
              <w:t>4</w:t>
            </w:r>
            <w:ins w:id="42" w:author="GULTUGCE" w:date="2018-09-08T20:23:00Z">
              <w:r w:rsidR="00D25C8E">
                <w:rPr>
                  <w:b/>
                </w:rPr>
                <w:t>.</w:t>
              </w:r>
            </w:ins>
            <w:del w:id="43" w:author="GULTUGCE" w:date="2018-09-08T20:23:00Z">
              <w:r w:rsidDel="00D25C8E">
                <w:rPr>
                  <w:b/>
                </w:rPr>
                <w:delText>.Mobile Based Urgent Case</w:delText>
              </w:r>
            </w:del>
            <w:r>
              <w:rPr>
                <w:b/>
              </w:rPr>
              <w:t xml:space="preserve"> </w:t>
            </w:r>
            <w:ins w:id="44" w:author="GULTUGCE" w:date="2018-09-08T20:23:00Z">
              <w:r w:rsidR="00D25C8E">
                <w:rPr>
                  <w:b/>
                </w:rPr>
                <w:t xml:space="preserve">Mobile </w:t>
              </w:r>
            </w:ins>
            <w:r>
              <w:rPr>
                <w:b/>
              </w:rPr>
              <w:t xml:space="preserve"> Application </w:t>
            </w:r>
            <w:ins w:id="45" w:author="GULTUGCE" w:date="2018-09-08T20:23:00Z">
              <w:r w:rsidR="00D25C8E">
                <w:rPr>
                  <w:b/>
                </w:rPr>
                <w:t xml:space="preserve"> for Urgent Cases </w:t>
              </w:r>
            </w:ins>
          </w:p>
        </w:tc>
      </w:tr>
    </w:tbl>
    <w:p w14:paraId="51DCB47E" w14:textId="15A893C9" w:rsidR="009A76B4" w:rsidRDefault="009A76B4" w:rsidP="009A76B4">
      <w:pPr>
        <w:pStyle w:val="ITEABodyText"/>
      </w:pPr>
      <w:r w:rsidRPr="00CA53DB">
        <w:rPr>
          <w:b/>
          <w:i/>
        </w:rPr>
        <w:t>Main contributors</w:t>
      </w:r>
      <w:r>
        <w:t xml:space="preserve">: </w:t>
      </w:r>
      <w:r>
        <w:tab/>
      </w:r>
      <w:r>
        <w:rPr>
          <w:lang w:eastAsia="en-US"/>
        </w:rPr>
        <w:t>&lt;</w:t>
      </w:r>
      <w:proofErr w:type="gramStart"/>
      <w:r>
        <w:rPr>
          <w:rFonts w:ascii="Calibri" w:eastAsia="Calibri" w:hAnsi="Calibri" w:cs="Calibri"/>
          <w:sz w:val="22"/>
          <w:szCs w:val="22"/>
        </w:rPr>
        <w:t>Verisun</w:t>
      </w:r>
      <w:ins w:id="46" w:author="GULTUGCE" w:date="2018-09-08T20:23:00Z">
        <w:r w:rsidR="00D25C8E">
          <w:rPr>
            <w:rFonts w:ascii="Calibri" w:eastAsia="Calibri" w:hAnsi="Calibri" w:cs="Calibri"/>
            <w:sz w:val="22"/>
            <w:szCs w:val="22"/>
          </w:rPr>
          <w:t>.Kocsistem</w:t>
        </w:r>
      </w:ins>
      <w:r>
        <w:rPr>
          <w:rFonts w:ascii="Calibri" w:eastAsia="Calibri" w:hAnsi="Calibri" w:cs="Calibri"/>
          <w:sz w:val="22"/>
          <w:szCs w:val="22"/>
        </w:rPr>
        <w:t xml:space="preserve"> </w:t>
      </w:r>
      <w:r>
        <w:rPr>
          <w:lang w:eastAsia="en-US"/>
        </w:rPr>
        <w:t xml:space="preserve"> &gt;</w:t>
      </w:r>
      <w:proofErr w:type="gramEnd"/>
    </w:p>
    <w:p w14:paraId="1B0521DD" w14:textId="77777777" w:rsidR="009A76B4" w:rsidRDefault="009A76B4" w:rsidP="009A76B4">
      <w:pPr>
        <w:pStyle w:val="ITEABodyText"/>
      </w:pPr>
    </w:p>
    <w:p w14:paraId="2EF0D7D4" w14:textId="77777777" w:rsidR="009A76B4" w:rsidRDefault="009A76B4" w:rsidP="009A76B4">
      <w:pPr>
        <w:pStyle w:val="ITEABodyText"/>
      </w:pPr>
      <w:r>
        <w:rPr>
          <w:b/>
          <w:i/>
        </w:rPr>
        <w:t>Description for innovation and s</w:t>
      </w:r>
      <w:r w:rsidRPr="00CA53DB">
        <w:rPr>
          <w:b/>
          <w:i/>
        </w:rPr>
        <w:t>tate-of-the-Art</w:t>
      </w:r>
      <w:r>
        <w:t>:</w:t>
      </w:r>
    </w:p>
    <w:p w14:paraId="5F838CFA" w14:textId="49F9EF83" w:rsidR="000701BC" w:rsidRDefault="00D25C8E" w:rsidP="009A76B4">
      <w:pPr>
        <w:pStyle w:val="ITEABodyText"/>
        <w:rPr>
          <w:ins w:id="47" w:author="GULTUGCE" w:date="2018-09-07T16:30:00Z"/>
          <w:lang w:eastAsia="en-US"/>
        </w:rPr>
      </w:pPr>
      <w:ins w:id="48" w:author="GULTUGCE" w:date="2018-09-07T16:22:00Z">
        <w:r>
          <w:rPr>
            <w:lang w:eastAsia="en-US"/>
          </w:rPr>
          <w:lastRenderedPageBreak/>
          <w:t xml:space="preserve">This application </w:t>
        </w:r>
        <w:proofErr w:type="gramStart"/>
        <w:r>
          <w:rPr>
            <w:lang w:eastAsia="en-US"/>
          </w:rPr>
          <w:t xml:space="preserve">helps </w:t>
        </w:r>
        <w:r w:rsidR="00DC6DC2">
          <w:rPr>
            <w:lang w:eastAsia="en-US"/>
          </w:rPr>
          <w:t xml:space="preserve"> officers</w:t>
        </w:r>
        <w:proofErr w:type="gramEnd"/>
        <w:r w:rsidR="00DC6DC2">
          <w:rPr>
            <w:lang w:eastAsia="en-US"/>
          </w:rPr>
          <w:t>(</w:t>
        </w:r>
      </w:ins>
      <w:ins w:id="49" w:author="GULTUGCE" w:date="2018-09-07T16:25:00Z">
        <w:r w:rsidR="00DC6DC2">
          <w:rPr>
            <w:lang w:eastAsia="en-US"/>
          </w:rPr>
          <w:t>doctors, police officer,  the field manager</w:t>
        </w:r>
      </w:ins>
      <w:ins w:id="50" w:author="GULTUGCE" w:date="2018-09-07T16:26:00Z">
        <w:r w:rsidR="00DC6DC2">
          <w:rPr>
            <w:lang w:eastAsia="en-US"/>
          </w:rPr>
          <w:t xml:space="preserve">  responsible for road construction and maintenance</w:t>
        </w:r>
      </w:ins>
      <w:ins w:id="51" w:author="GULTUGCE" w:date="2018-09-07T16:22:00Z">
        <w:r w:rsidR="00DC6DC2">
          <w:rPr>
            <w:lang w:eastAsia="en-US"/>
          </w:rPr>
          <w:t>)</w:t>
        </w:r>
      </w:ins>
      <w:ins w:id="52" w:author="GULTUGCE" w:date="2018-09-07T16:26:00Z">
        <w:r w:rsidR="00DC6DC2">
          <w:rPr>
            <w:lang w:eastAsia="en-US"/>
          </w:rPr>
          <w:t xml:space="preserve"> take  immediate action</w:t>
        </w:r>
      </w:ins>
      <w:ins w:id="53" w:author="GULTUGCE" w:date="2018-09-07T16:28:00Z">
        <w:r w:rsidR="00DC6DC2">
          <w:rPr>
            <w:lang w:eastAsia="en-US"/>
          </w:rPr>
          <w:t xml:space="preserve"> and generate report </w:t>
        </w:r>
      </w:ins>
      <w:ins w:id="54" w:author="GULTUGCE" w:date="2018-09-07T16:26:00Z">
        <w:r w:rsidR="00DC6DC2">
          <w:rPr>
            <w:lang w:eastAsia="en-US"/>
          </w:rPr>
          <w:t xml:space="preserve">  in case of</w:t>
        </w:r>
      </w:ins>
      <w:ins w:id="55" w:author="GULTUGCE" w:date="2018-09-07T16:27:00Z">
        <w:r w:rsidR="00DC6DC2">
          <w:rPr>
            <w:lang w:eastAsia="en-US"/>
          </w:rPr>
          <w:t xml:space="preserve"> </w:t>
        </w:r>
      </w:ins>
      <w:ins w:id="56" w:author="GULTUGCE" w:date="2018-09-07T16:26:00Z">
        <w:r w:rsidR="00DC6DC2">
          <w:rPr>
            <w:lang w:eastAsia="en-US"/>
          </w:rPr>
          <w:t>urgent</w:t>
        </w:r>
      </w:ins>
      <w:ins w:id="57" w:author="GULTUGCE" w:date="2018-09-07T16:27:00Z">
        <w:r w:rsidR="000701BC">
          <w:rPr>
            <w:lang w:eastAsia="en-US"/>
          </w:rPr>
          <w:t xml:space="preserve"> cases resulting in </w:t>
        </w:r>
      </w:ins>
      <w:ins w:id="58" w:author="GULTUGCE" w:date="2018-09-07T16:28:00Z">
        <w:r w:rsidR="00DC6DC2">
          <w:rPr>
            <w:lang w:eastAsia="en-US"/>
          </w:rPr>
          <w:t xml:space="preserve">discrepancy and  traffic congestion. </w:t>
        </w:r>
      </w:ins>
      <w:ins w:id="59" w:author="GULTUGCE" w:date="2018-09-07T16:29:00Z">
        <w:r w:rsidR="00DC6DC2">
          <w:rPr>
            <w:lang w:eastAsia="en-US"/>
          </w:rPr>
          <w:t>T</w:t>
        </w:r>
        <w:r w:rsidR="000701BC">
          <w:rPr>
            <w:lang w:eastAsia="en-US"/>
          </w:rPr>
          <w:t>hus</w:t>
        </w:r>
      </w:ins>
      <w:proofErr w:type="gramStart"/>
      <w:ins w:id="60" w:author="GULTUGCE" w:date="2018-09-08T20:24:00Z">
        <w:r>
          <w:rPr>
            <w:lang w:eastAsia="en-US"/>
          </w:rPr>
          <w:t>,</w:t>
        </w:r>
      </w:ins>
      <w:ins w:id="61" w:author="GULTUGCE" w:date="2018-09-07T16:29:00Z">
        <w:r w:rsidR="000701BC">
          <w:rPr>
            <w:lang w:eastAsia="en-US"/>
          </w:rPr>
          <w:t xml:space="preserve">  a</w:t>
        </w:r>
        <w:proofErr w:type="gramEnd"/>
        <w:r w:rsidR="000701BC">
          <w:rPr>
            <w:lang w:eastAsia="en-US"/>
          </w:rPr>
          <w:t xml:space="preserve"> hundreds of lives might be saved and the costs</w:t>
        </w:r>
      </w:ins>
      <w:ins w:id="62" w:author="GULTUGCE" w:date="2018-09-07T16:30:00Z">
        <w:r w:rsidR="000701BC">
          <w:rPr>
            <w:lang w:eastAsia="en-US"/>
          </w:rPr>
          <w:t xml:space="preserve">  related to time and budget</w:t>
        </w:r>
      </w:ins>
      <w:ins w:id="63" w:author="GULTUGCE" w:date="2018-09-07T16:29:00Z">
        <w:r w:rsidR="000701BC">
          <w:rPr>
            <w:lang w:eastAsia="en-US"/>
          </w:rPr>
          <w:t xml:space="preserve">  might be minimized.</w:t>
        </w:r>
      </w:ins>
      <w:moveToRangeStart w:id="64" w:author="GULTUGCE" w:date="2018-09-09T11:16:00Z" w:name="move524255118"/>
      <w:moveTo w:id="65" w:author="GULTUGCE" w:date="2018-09-09T11:16:00Z">
        <w:r w:rsidR="00053085">
          <w:t xml:space="preserve"> As well as </w:t>
        </w:r>
        <w:r w:rsidR="00053085">
          <w:rPr>
            <w:color w:val="222222"/>
            <w:sz w:val="14"/>
            <w:szCs w:val="14"/>
            <w:shd w:val="clear" w:color="auto" w:fill="FFFFFF"/>
          </w:rPr>
          <w:t>   </w:t>
        </w:r>
        <w:r w:rsidR="00053085">
          <w:rPr>
            <w:rFonts w:cs="Arial"/>
            <w:color w:val="222222"/>
            <w:szCs w:val="20"/>
            <w:shd w:val="clear" w:color="auto" w:fill="FFFFFF"/>
          </w:rPr>
          <w:t>o</w:t>
        </w:r>
        <w:r w:rsidR="00053085" w:rsidRPr="00B720E1">
          <w:rPr>
            <w:rFonts w:cs="Arial"/>
            <w:color w:val="222222"/>
            <w:szCs w:val="20"/>
            <w:shd w:val="clear" w:color="auto" w:fill="FFFFFF"/>
          </w:rPr>
          <w:t xml:space="preserve">ne of the most </w:t>
        </w:r>
        <w:proofErr w:type="gramStart"/>
        <w:r w:rsidR="00053085" w:rsidRPr="00B720E1">
          <w:rPr>
            <w:rFonts w:cs="Arial"/>
            <w:color w:val="222222"/>
            <w:szCs w:val="20"/>
            <w:shd w:val="clear" w:color="auto" w:fill="FFFFFF"/>
          </w:rPr>
          <w:t xml:space="preserve">important </w:t>
        </w:r>
      </w:moveTo>
      <w:ins w:id="66" w:author="GULTUGCE" w:date="2018-09-09T11:16:00Z">
        <w:r w:rsidR="00053085">
          <w:rPr>
            <w:rFonts w:cs="Arial"/>
            <w:color w:val="222222"/>
            <w:szCs w:val="20"/>
            <w:shd w:val="clear" w:color="auto" w:fill="FFFFFF"/>
          </w:rPr>
          <w:t xml:space="preserve"> improvement</w:t>
        </w:r>
        <w:proofErr w:type="gramEnd"/>
        <w:r w:rsidR="00053085">
          <w:rPr>
            <w:rFonts w:cs="Arial"/>
            <w:color w:val="222222"/>
            <w:szCs w:val="20"/>
            <w:shd w:val="clear" w:color="auto" w:fill="FFFFFF"/>
          </w:rPr>
          <w:t xml:space="preserve"> provided by </w:t>
        </w:r>
      </w:ins>
      <w:moveTo w:id="67" w:author="GULTUGCE" w:date="2018-09-09T11:16:00Z">
        <w:del w:id="68" w:author="GULTUGCE" w:date="2018-09-09T11:16:00Z">
          <w:r w:rsidR="00053085" w:rsidRPr="00B720E1" w:rsidDel="00053085">
            <w:rPr>
              <w:rFonts w:cs="Arial"/>
              <w:color w:val="222222"/>
              <w:szCs w:val="20"/>
              <w:shd w:val="clear" w:color="auto" w:fill="FFFFFF"/>
            </w:rPr>
            <w:delText>points contributed by</w:delText>
          </w:r>
        </w:del>
        <w:r w:rsidR="00053085" w:rsidRPr="00B720E1">
          <w:rPr>
            <w:rFonts w:cs="Arial"/>
            <w:color w:val="222222"/>
            <w:szCs w:val="20"/>
            <w:shd w:val="clear" w:color="auto" w:fill="FFFFFF"/>
          </w:rPr>
          <w:t xml:space="preserve"> the project is speed and </w:t>
        </w:r>
        <w:r w:rsidR="00053085">
          <w:rPr>
            <w:rFonts w:cs="Arial"/>
            <w:color w:val="222222"/>
            <w:szCs w:val="20"/>
            <w:shd w:val="clear" w:color="auto" w:fill="FFFFFF"/>
          </w:rPr>
          <w:t xml:space="preserve">accuracy. It will minimize </w:t>
        </w:r>
        <w:r w:rsidR="00053085" w:rsidRPr="00B720E1">
          <w:rPr>
            <w:rFonts w:cs="Arial"/>
            <w:color w:val="222222"/>
            <w:szCs w:val="20"/>
            <w:shd w:val="clear" w:color="auto" w:fill="FFFFFF"/>
          </w:rPr>
          <w:t>possible traffic conge</w:t>
        </w:r>
        <w:r w:rsidR="00053085">
          <w:rPr>
            <w:rFonts w:cs="Arial"/>
            <w:color w:val="222222"/>
            <w:szCs w:val="20"/>
            <w:shd w:val="clear" w:color="auto" w:fill="FFFFFF"/>
          </w:rPr>
          <w:t>stion with central management</w:t>
        </w:r>
      </w:moveTo>
      <w:ins w:id="69" w:author="GULTUGCE" w:date="2018-09-09T11:17:00Z">
        <w:r w:rsidR="00053085">
          <w:rPr>
            <w:rFonts w:cs="Arial"/>
            <w:color w:val="222222"/>
            <w:szCs w:val="20"/>
            <w:shd w:val="clear" w:color="auto" w:fill="FFFFFF"/>
          </w:rPr>
          <w:t>.</w:t>
        </w:r>
      </w:ins>
      <w:moveTo w:id="70" w:author="GULTUGCE" w:date="2018-09-09T11:16:00Z">
        <w:r w:rsidR="00053085">
          <w:rPr>
            <w:rFonts w:cs="Arial"/>
            <w:color w:val="222222"/>
            <w:szCs w:val="20"/>
            <w:shd w:val="clear" w:color="auto" w:fill="FFFFFF"/>
          </w:rPr>
          <w:t xml:space="preserve"> </w:t>
        </w:r>
        <w:proofErr w:type="gramStart"/>
        <w:r w:rsidR="00053085">
          <w:rPr>
            <w:rFonts w:cs="Arial"/>
            <w:color w:val="222222"/>
            <w:szCs w:val="20"/>
            <w:shd w:val="clear" w:color="auto" w:fill="FFFFFF"/>
          </w:rPr>
          <w:t>a</w:t>
        </w:r>
        <w:proofErr w:type="gramEnd"/>
        <w:del w:id="71" w:author="GULTUGCE" w:date="2018-09-09T11:17:00Z">
          <w:r w:rsidR="00053085" w:rsidDel="00053085">
            <w:rPr>
              <w:rFonts w:cs="Arial"/>
              <w:color w:val="222222"/>
              <w:szCs w:val="20"/>
              <w:shd w:val="clear" w:color="auto" w:fill="FFFFFF"/>
            </w:rPr>
            <w:delText>nd  the police officer can learn the incidents immediately</w:delText>
          </w:r>
          <w:r w:rsidR="00053085" w:rsidRPr="00B720E1" w:rsidDel="00053085">
            <w:rPr>
              <w:rFonts w:cs="Arial"/>
              <w:color w:val="222222"/>
              <w:szCs w:val="20"/>
              <w:shd w:val="clear" w:color="auto" w:fill="FFFFFF"/>
            </w:rPr>
            <w:delText xml:space="preserve"> and </w:delText>
          </w:r>
          <w:r w:rsidR="00053085" w:rsidDel="00053085">
            <w:rPr>
              <w:rFonts w:cs="Arial"/>
              <w:color w:val="222222"/>
              <w:szCs w:val="20"/>
              <w:shd w:val="clear" w:color="auto" w:fill="FFFFFF"/>
            </w:rPr>
            <w:delText xml:space="preserve"> can schedule </w:delText>
          </w:r>
          <w:r w:rsidR="00053085" w:rsidRPr="00B720E1" w:rsidDel="00053085">
            <w:rPr>
              <w:rFonts w:cs="Arial"/>
              <w:color w:val="222222"/>
              <w:szCs w:val="20"/>
              <w:shd w:val="clear" w:color="auto" w:fill="FFFFFF"/>
            </w:rPr>
            <w:delText>the team</w:delText>
          </w:r>
          <w:r w:rsidR="00053085" w:rsidDel="00053085">
            <w:rPr>
              <w:rFonts w:cs="Arial"/>
              <w:color w:val="222222"/>
              <w:szCs w:val="20"/>
              <w:shd w:val="clear" w:color="auto" w:fill="FFFFFF"/>
            </w:rPr>
            <w:delText xml:space="preserve">  to take an action in  shortest time</w:delText>
          </w:r>
        </w:del>
      </w:moveTo>
      <w:moveToRangeEnd w:id="64"/>
    </w:p>
    <w:p w14:paraId="36644AFF" w14:textId="77777777" w:rsidR="000701BC" w:rsidRDefault="000701BC" w:rsidP="009A76B4">
      <w:pPr>
        <w:pStyle w:val="ITEABodyText"/>
        <w:rPr>
          <w:ins w:id="72" w:author="GULTUGCE" w:date="2018-09-07T16:33:00Z"/>
          <w:lang w:eastAsia="en-US"/>
        </w:rPr>
      </w:pPr>
      <w:ins w:id="73" w:author="GULTUGCE" w:date="2018-09-07T16:31:00Z">
        <w:r>
          <w:rPr>
            <w:lang w:eastAsia="en-US"/>
          </w:rPr>
          <w:t xml:space="preserve">All the </w:t>
        </w:r>
        <w:proofErr w:type="gramStart"/>
        <w:r>
          <w:rPr>
            <w:lang w:eastAsia="en-US"/>
          </w:rPr>
          <w:t>screens  taken</w:t>
        </w:r>
        <w:proofErr w:type="gramEnd"/>
        <w:r>
          <w:rPr>
            <w:lang w:eastAsia="en-US"/>
          </w:rPr>
          <w:t xml:space="preserve"> from  mobile application</w:t>
        </w:r>
      </w:ins>
      <w:ins w:id="74" w:author="GULTUGCE" w:date="2018-09-07T16:32:00Z">
        <w:r>
          <w:rPr>
            <w:lang w:eastAsia="en-US"/>
          </w:rPr>
          <w:t xml:space="preserve"> are displayed below.</w:t>
        </w:r>
      </w:ins>
    </w:p>
    <w:p w14:paraId="06692420" w14:textId="77777777" w:rsidR="000701BC" w:rsidRDefault="000701BC" w:rsidP="009A76B4">
      <w:pPr>
        <w:pStyle w:val="ITEABodyText"/>
        <w:rPr>
          <w:ins w:id="75" w:author="GULTUGCE" w:date="2018-09-07T16:33:00Z"/>
          <w:lang w:eastAsia="en-US"/>
        </w:rPr>
      </w:pPr>
    </w:p>
    <w:p w14:paraId="0A9B96C7" w14:textId="77777777" w:rsidR="000701BC" w:rsidRDefault="000701BC" w:rsidP="009A76B4">
      <w:pPr>
        <w:pStyle w:val="ITEABodyText"/>
        <w:rPr>
          <w:ins w:id="76" w:author="GULTUGCE" w:date="2018-09-07T16:33:00Z"/>
          <w:lang w:eastAsia="en-US"/>
        </w:rPr>
      </w:pPr>
    </w:p>
    <w:p w14:paraId="7837DABE" w14:textId="3D71D127" w:rsidR="000701BC" w:rsidRDefault="000701BC">
      <w:pPr>
        <w:pStyle w:val="ITEABodyText"/>
        <w:tabs>
          <w:tab w:val="center" w:pos="4535"/>
        </w:tabs>
        <w:rPr>
          <w:ins w:id="77" w:author="GULTUGCE" w:date="2018-09-07T16:32:00Z"/>
          <w:lang w:eastAsia="en-US"/>
        </w:rPr>
        <w:pPrChange w:id="78" w:author="GULTUGCE" w:date="2018-09-07T16:48:00Z">
          <w:pPr>
            <w:pStyle w:val="ITEABodyText"/>
          </w:pPr>
        </w:pPrChange>
      </w:pPr>
      <w:ins w:id="79" w:author="GULTUGCE" w:date="2018-09-07T16:34:00Z">
        <w:r>
          <w:rPr>
            <w:noProof/>
            <w:lang w:val="en-US" w:eastAsia="en-US"/>
          </w:rPr>
          <w:drawing>
            <wp:inline distT="0" distB="0" distL="0" distR="0" wp14:anchorId="50185DC5" wp14:editId="26A0F469">
              <wp:extent cx="1676400" cy="2518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7820" cy="2536014"/>
                      </a:xfrm>
                      <a:prstGeom prst="rect">
                        <a:avLst/>
                      </a:prstGeom>
                    </pic:spPr>
                  </pic:pic>
                </a:graphicData>
              </a:graphic>
            </wp:inline>
          </w:drawing>
        </w:r>
      </w:ins>
      <w:ins w:id="80" w:author="GULTUGCE" w:date="2018-09-07T16:32:00Z">
        <w:r>
          <w:rPr>
            <w:lang w:eastAsia="en-US"/>
          </w:rPr>
          <w:t xml:space="preserve"> </w:t>
        </w:r>
      </w:ins>
      <w:ins w:id="81" w:author="GULTUGCE" w:date="2018-09-07T16:48:00Z">
        <w:r w:rsidR="00340721">
          <w:rPr>
            <w:lang w:eastAsia="en-US"/>
          </w:rPr>
          <w:tab/>
        </w:r>
      </w:ins>
    </w:p>
    <w:p w14:paraId="658CD18A" w14:textId="77777777" w:rsidR="000701BC" w:rsidRDefault="000701BC" w:rsidP="009A76B4">
      <w:pPr>
        <w:pStyle w:val="ITEABodyText"/>
        <w:rPr>
          <w:ins w:id="82" w:author="GULTUGCE" w:date="2018-09-07T16:32:00Z"/>
          <w:lang w:eastAsia="en-US"/>
        </w:rPr>
      </w:pPr>
    </w:p>
    <w:p w14:paraId="69A11CDF" w14:textId="11CFA22A" w:rsidR="000701BC" w:rsidRDefault="000701BC" w:rsidP="009A76B4">
      <w:pPr>
        <w:pStyle w:val="ITEABodyText"/>
        <w:rPr>
          <w:ins w:id="83" w:author="GULTUGCE" w:date="2018-09-07T16:31:00Z"/>
          <w:lang w:eastAsia="en-US"/>
        </w:rPr>
      </w:pPr>
      <w:ins w:id="84" w:author="GULTUGCE" w:date="2018-09-07T16:31:00Z">
        <w:r>
          <w:rPr>
            <w:lang w:eastAsia="en-US"/>
          </w:rPr>
          <w:t xml:space="preserve">  </w:t>
        </w:r>
      </w:ins>
    </w:p>
    <w:p w14:paraId="6127E6CA" w14:textId="6FA135DD" w:rsidR="000701BC" w:rsidRDefault="000701BC" w:rsidP="009A76B4">
      <w:pPr>
        <w:pStyle w:val="ITEABodyText"/>
        <w:rPr>
          <w:ins w:id="85" w:author="GULTUGCE" w:date="2018-09-07T16:35:00Z"/>
          <w:lang w:eastAsia="en-US"/>
        </w:rPr>
      </w:pPr>
      <w:ins w:id="86" w:author="GULTUGCE" w:date="2018-09-07T16:35:00Z">
        <w:r>
          <w:rPr>
            <w:lang w:eastAsia="en-US"/>
          </w:rPr>
          <w:t xml:space="preserve">Figure 2 1.1. Splash Screen </w:t>
        </w:r>
      </w:ins>
    </w:p>
    <w:p w14:paraId="59997819" w14:textId="77777777" w:rsidR="000701BC" w:rsidRDefault="000701BC" w:rsidP="009A76B4">
      <w:pPr>
        <w:pStyle w:val="ITEABodyText"/>
        <w:rPr>
          <w:ins w:id="87" w:author="GULTUGCE" w:date="2018-09-07T16:48:00Z"/>
          <w:lang w:eastAsia="en-US"/>
        </w:rPr>
      </w:pPr>
    </w:p>
    <w:p w14:paraId="5271AC32" w14:textId="77777777" w:rsidR="00340721" w:rsidRDefault="00340721" w:rsidP="009A76B4">
      <w:pPr>
        <w:pStyle w:val="ITEABodyText"/>
        <w:rPr>
          <w:ins w:id="88" w:author="GULTUGCE" w:date="2018-09-07T16:48:00Z"/>
          <w:lang w:eastAsia="en-US"/>
        </w:rPr>
      </w:pPr>
    </w:p>
    <w:p w14:paraId="6DE7CAA2" w14:textId="47762947" w:rsidR="00340721" w:rsidRDefault="00340721" w:rsidP="009A76B4">
      <w:pPr>
        <w:pStyle w:val="ITEABodyText"/>
        <w:rPr>
          <w:ins w:id="89" w:author="GULTUGCE" w:date="2018-09-07T16:48:00Z"/>
          <w:lang w:eastAsia="en-US"/>
        </w:rPr>
      </w:pPr>
      <w:ins w:id="90" w:author="GULTUGCE" w:date="2018-09-07T16:48:00Z">
        <w:r>
          <w:rPr>
            <w:noProof/>
            <w:lang w:val="en-US" w:eastAsia="en-US"/>
          </w:rPr>
          <w:drawing>
            <wp:inline distT="0" distB="0" distL="0" distR="0" wp14:anchorId="1B1A5705" wp14:editId="38F86901">
              <wp:extent cx="2133600" cy="326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7105" cy="3285394"/>
                      </a:xfrm>
                      <a:prstGeom prst="rect">
                        <a:avLst/>
                      </a:prstGeom>
                    </pic:spPr>
                  </pic:pic>
                </a:graphicData>
              </a:graphic>
            </wp:inline>
          </w:drawing>
        </w:r>
      </w:ins>
    </w:p>
    <w:p w14:paraId="2CE1146B" w14:textId="77777777" w:rsidR="00340721" w:rsidRDefault="00340721" w:rsidP="009A76B4">
      <w:pPr>
        <w:pStyle w:val="ITEABodyText"/>
        <w:rPr>
          <w:ins w:id="91" w:author="GULTUGCE" w:date="2018-09-07T16:31:00Z"/>
          <w:lang w:eastAsia="en-US"/>
        </w:rPr>
      </w:pPr>
    </w:p>
    <w:p w14:paraId="432BF7E5" w14:textId="37782302" w:rsidR="00340721" w:rsidRDefault="00340721" w:rsidP="00340721">
      <w:pPr>
        <w:pStyle w:val="ITEABodyText"/>
        <w:rPr>
          <w:ins w:id="92" w:author="GULTUGCE" w:date="2018-09-07T16:48:00Z"/>
          <w:lang w:eastAsia="en-US"/>
        </w:rPr>
      </w:pPr>
      <w:ins w:id="93" w:author="GULTUGCE" w:date="2018-09-07T16:48:00Z">
        <w:r>
          <w:rPr>
            <w:lang w:eastAsia="en-US"/>
          </w:rPr>
          <w:t xml:space="preserve">Figure 2 </w:t>
        </w:r>
        <w:r w:rsidR="002A5AA9">
          <w:rPr>
            <w:lang w:eastAsia="en-US"/>
          </w:rPr>
          <w:t>1.2</w:t>
        </w:r>
        <w:r>
          <w:rPr>
            <w:lang w:eastAsia="en-US"/>
          </w:rPr>
          <w:t xml:space="preserve">. Splash Screen </w:t>
        </w:r>
      </w:ins>
    </w:p>
    <w:p w14:paraId="08D1F76B" w14:textId="77777777" w:rsidR="00340721" w:rsidRDefault="00340721" w:rsidP="00340721">
      <w:pPr>
        <w:pStyle w:val="ITEABodyText"/>
        <w:rPr>
          <w:ins w:id="94" w:author="GULTUGCE" w:date="2018-09-07T16:48:00Z"/>
          <w:lang w:eastAsia="en-US"/>
        </w:rPr>
      </w:pPr>
    </w:p>
    <w:p w14:paraId="52CDD0E3" w14:textId="77777777" w:rsidR="000701BC" w:rsidRDefault="000701BC" w:rsidP="009A76B4">
      <w:pPr>
        <w:pStyle w:val="ITEABodyText"/>
        <w:rPr>
          <w:ins w:id="95" w:author="GULTUGCE" w:date="2018-09-07T16:31:00Z"/>
          <w:lang w:eastAsia="en-US"/>
        </w:rPr>
      </w:pPr>
    </w:p>
    <w:p w14:paraId="3CD377D2" w14:textId="50567540" w:rsidR="000701BC" w:rsidRDefault="00340721" w:rsidP="009A76B4">
      <w:pPr>
        <w:pStyle w:val="ITEABodyText"/>
        <w:rPr>
          <w:ins w:id="96" w:author="GULTUGCE" w:date="2018-09-07T16:31:00Z"/>
          <w:lang w:eastAsia="en-US"/>
        </w:rPr>
      </w:pPr>
      <w:ins w:id="97" w:author="GULTUGCE" w:date="2018-09-07T16:54:00Z">
        <w:r>
          <w:rPr>
            <w:noProof/>
            <w:lang w:val="en-US" w:eastAsia="en-US"/>
          </w:rPr>
          <w:drawing>
            <wp:inline distT="0" distB="0" distL="0" distR="0" wp14:anchorId="1FDD0712" wp14:editId="2CA4F0F2">
              <wp:extent cx="2346960" cy="359120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0566" cy="3596720"/>
                      </a:xfrm>
                      <a:prstGeom prst="rect">
                        <a:avLst/>
                      </a:prstGeom>
                    </pic:spPr>
                  </pic:pic>
                </a:graphicData>
              </a:graphic>
            </wp:inline>
          </w:drawing>
        </w:r>
      </w:ins>
    </w:p>
    <w:p w14:paraId="17A88796" w14:textId="5BFD0F79" w:rsidR="000701BC" w:rsidRDefault="002A5AA9" w:rsidP="009A76B4">
      <w:pPr>
        <w:pStyle w:val="ITEABodyText"/>
        <w:rPr>
          <w:ins w:id="98" w:author="GULTUGCE" w:date="2018-09-07T16:56:00Z"/>
          <w:lang w:eastAsia="en-US"/>
        </w:rPr>
      </w:pPr>
      <w:ins w:id="99" w:author="GULTUGCE" w:date="2018-09-07T16:55:00Z">
        <w:r>
          <w:rPr>
            <w:lang w:eastAsia="en-US"/>
          </w:rPr>
          <w:t xml:space="preserve">Figure </w:t>
        </w:r>
        <w:proofErr w:type="gramStart"/>
        <w:r>
          <w:rPr>
            <w:lang w:eastAsia="en-US"/>
          </w:rPr>
          <w:t xml:space="preserve">2.1.3 </w:t>
        </w:r>
      </w:ins>
      <w:ins w:id="100" w:author="GULTUGCE" w:date="2018-09-07T16:54:00Z">
        <w:r>
          <w:rPr>
            <w:lang w:eastAsia="en-US"/>
          </w:rPr>
          <w:t xml:space="preserve"> Job</w:t>
        </w:r>
        <w:proofErr w:type="gramEnd"/>
        <w:r>
          <w:rPr>
            <w:lang w:eastAsia="en-US"/>
          </w:rPr>
          <w:t xml:space="preserve"> </w:t>
        </w:r>
      </w:ins>
      <w:ins w:id="101" w:author="GULTUGCE" w:date="2018-09-07T16:56:00Z">
        <w:r>
          <w:rPr>
            <w:lang w:eastAsia="en-US"/>
          </w:rPr>
          <w:t>Field</w:t>
        </w:r>
      </w:ins>
      <w:ins w:id="102" w:author="GULTUGCE" w:date="2018-09-07T16:54:00Z">
        <w:r>
          <w:rPr>
            <w:lang w:eastAsia="en-US"/>
          </w:rPr>
          <w:t>’</w:t>
        </w:r>
      </w:ins>
      <w:ins w:id="103" w:author="GULTUGCE" w:date="2018-09-07T16:56:00Z">
        <w:r>
          <w:rPr>
            <w:lang w:eastAsia="en-US"/>
          </w:rPr>
          <w:t>s</w:t>
        </w:r>
      </w:ins>
      <w:ins w:id="104" w:author="GULTUGCE" w:date="2018-09-07T16:54:00Z">
        <w:r>
          <w:rPr>
            <w:lang w:eastAsia="en-US"/>
          </w:rPr>
          <w:t xml:space="preserve"> screen </w:t>
        </w:r>
      </w:ins>
    </w:p>
    <w:p w14:paraId="164785E0" w14:textId="77777777" w:rsidR="002A5AA9" w:rsidRDefault="002A5AA9" w:rsidP="009A76B4">
      <w:pPr>
        <w:pStyle w:val="ITEABodyText"/>
        <w:rPr>
          <w:ins w:id="105" w:author="GULTUGCE" w:date="2018-09-07T16:56:00Z"/>
          <w:lang w:eastAsia="en-US"/>
        </w:rPr>
      </w:pPr>
    </w:p>
    <w:p w14:paraId="50E7B1F3" w14:textId="77777777" w:rsidR="002A5AA9" w:rsidRDefault="002A5AA9" w:rsidP="009A76B4">
      <w:pPr>
        <w:pStyle w:val="ITEABodyText"/>
        <w:rPr>
          <w:ins w:id="106" w:author="GULTUGCE" w:date="2018-09-07T16:56:00Z"/>
          <w:lang w:eastAsia="en-US"/>
        </w:rPr>
      </w:pPr>
    </w:p>
    <w:p w14:paraId="63A28D5E" w14:textId="77777777" w:rsidR="002A5AA9" w:rsidRDefault="002A5AA9" w:rsidP="009A76B4">
      <w:pPr>
        <w:pStyle w:val="ITEABodyText"/>
        <w:rPr>
          <w:ins w:id="107" w:author="GULTUGCE" w:date="2018-09-07T16:56:00Z"/>
          <w:lang w:eastAsia="en-US"/>
        </w:rPr>
      </w:pPr>
    </w:p>
    <w:p w14:paraId="6E164409" w14:textId="77777777" w:rsidR="002A5AA9" w:rsidRDefault="002A5AA9" w:rsidP="009A76B4">
      <w:pPr>
        <w:pStyle w:val="ITEABodyText"/>
        <w:rPr>
          <w:ins w:id="108" w:author="GULTUGCE" w:date="2018-09-07T16:56:00Z"/>
          <w:lang w:eastAsia="en-US"/>
        </w:rPr>
      </w:pPr>
    </w:p>
    <w:p w14:paraId="673CF4E5" w14:textId="48EE5480" w:rsidR="002A5AA9" w:rsidRDefault="002A5AA9" w:rsidP="009A76B4">
      <w:pPr>
        <w:pStyle w:val="ITEABodyText"/>
        <w:rPr>
          <w:ins w:id="109" w:author="GULTUGCE" w:date="2018-09-07T16:31:00Z"/>
          <w:lang w:eastAsia="en-US"/>
        </w:rPr>
      </w:pPr>
      <w:ins w:id="110" w:author="GULTUGCE" w:date="2018-09-07T16:57:00Z">
        <w:r>
          <w:rPr>
            <w:noProof/>
            <w:lang w:val="en-US" w:eastAsia="en-US"/>
          </w:rPr>
          <w:lastRenderedPageBreak/>
          <w:drawing>
            <wp:inline distT="0" distB="0" distL="0" distR="0" wp14:anchorId="7A2C7E66" wp14:editId="58AD683E">
              <wp:extent cx="5759450" cy="402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29075"/>
                      </a:xfrm>
                      <a:prstGeom prst="rect">
                        <a:avLst/>
                      </a:prstGeom>
                    </pic:spPr>
                  </pic:pic>
                </a:graphicData>
              </a:graphic>
            </wp:inline>
          </w:drawing>
        </w:r>
      </w:ins>
    </w:p>
    <w:p w14:paraId="3766463B" w14:textId="0F84E8B2" w:rsidR="000701BC" w:rsidRDefault="002A5AA9" w:rsidP="009A76B4">
      <w:pPr>
        <w:pStyle w:val="ITEABodyText"/>
        <w:rPr>
          <w:ins w:id="111" w:author="GULTUGCE" w:date="2018-09-07T16:30:00Z"/>
          <w:lang w:eastAsia="en-US"/>
        </w:rPr>
      </w:pPr>
      <w:ins w:id="112" w:author="GULTUGCE" w:date="2018-09-07T16:57:00Z">
        <w:r>
          <w:rPr>
            <w:lang w:eastAsia="en-US"/>
          </w:rPr>
          <w:t xml:space="preserve"> </w:t>
        </w:r>
      </w:ins>
    </w:p>
    <w:p w14:paraId="077A277C" w14:textId="09F4E89B" w:rsidR="002A5AA9" w:rsidRDefault="002A5AA9" w:rsidP="002A5AA9">
      <w:pPr>
        <w:pStyle w:val="ITEABodyText"/>
        <w:rPr>
          <w:ins w:id="113" w:author="GULTUGCE" w:date="2018-09-07T16:57:00Z"/>
          <w:lang w:eastAsia="en-US"/>
        </w:rPr>
      </w:pPr>
      <w:ins w:id="114" w:author="GULTUGCE" w:date="2018-09-07T16:57:00Z">
        <w:r>
          <w:rPr>
            <w:lang w:eastAsia="en-US"/>
          </w:rPr>
          <w:t xml:space="preserve">Figure </w:t>
        </w:r>
        <w:proofErr w:type="gramStart"/>
        <w:r>
          <w:rPr>
            <w:lang w:eastAsia="en-US"/>
          </w:rPr>
          <w:t xml:space="preserve">2.1.3  </w:t>
        </w:r>
      </w:ins>
      <w:ins w:id="115" w:author="GULTUGCE" w:date="2018-09-07T17:13:00Z">
        <w:r w:rsidR="00427ABB">
          <w:rPr>
            <w:lang w:eastAsia="en-US"/>
          </w:rPr>
          <w:t>account</w:t>
        </w:r>
        <w:proofErr w:type="gramEnd"/>
        <w:r w:rsidR="00427ABB">
          <w:rPr>
            <w:lang w:eastAsia="en-US"/>
          </w:rPr>
          <w:t xml:space="preserve"> registration</w:t>
        </w:r>
      </w:ins>
    </w:p>
    <w:p w14:paraId="486B203E" w14:textId="77777777" w:rsidR="002A5AA9" w:rsidRDefault="002A5AA9" w:rsidP="009A76B4">
      <w:pPr>
        <w:pStyle w:val="ITEABodyText"/>
        <w:rPr>
          <w:ins w:id="116" w:author="GULTUGCE" w:date="2018-09-07T16:30:00Z"/>
          <w:lang w:eastAsia="en-US"/>
        </w:rPr>
      </w:pPr>
    </w:p>
    <w:p w14:paraId="7984B849" w14:textId="09C5B4E4" w:rsidR="00DC6DC2" w:rsidRDefault="002A5AA9" w:rsidP="009A76B4">
      <w:pPr>
        <w:pStyle w:val="ITEABodyText"/>
        <w:rPr>
          <w:ins w:id="117" w:author="GULTUGCE" w:date="2018-09-07T16:58:00Z"/>
          <w:lang w:eastAsia="en-US"/>
        </w:rPr>
      </w:pPr>
      <w:ins w:id="118" w:author="GULTUGCE" w:date="2018-09-07T16:59:00Z">
        <w:r>
          <w:rPr>
            <w:noProof/>
            <w:lang w:val="en-US" w:eastAsia="en-US"/>
          </w:rPr>
          <w:drawing>
            <wp:inline distT="0" distB="0" distL="0" distR="0" wp14:anchorId="00B94202" wp14:editId="0446F400">
              <wp:extent cx="188774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7146" cy="2710920"/>
                      </a:xfrm>
                      <a:prstGeom prst="rect">
                        <a:avLst/>
                      </a:prstGeom>
                    </pic:spPr>
                  </pic:pic>
                </a:graphicData>
              </a:graphic>
            </wp:inline>
          </w:drawing>
        </w:r>
      </w:ins>
      <w:ins w:id="119" w:author="GULTUGCE" w:date="2018-09-07T16:29:00Z">
        <w:r w:rsidR="000701BC">
          <w:rPr>
            <w:lang w:eastAsia="en-US"/>
          </w:rPr>
          <w:t xml:space="preserve">  </w:t>
        </w:r>
      </w:ins>
      <w:ins w:id="120" w:author="GULTUGCE" w:date="2018-09-07T16:27:00Z">
        <w:r w:rsidR="00DC6DC2">
          <w:rPr>
            <w:lang w:eastAsia="en-US"/>
          </w:rPr>
          <w:t xml:space="preserve"> </w:t>
        </w:r>
      </w:ins>
      <w:ins w:id="121" w:author="GULTUGCE" w:date="2018-09-07T16:26:00Z">
        <w:r w:rsidR="00DC6DC2">
          <w:rPr>
            <w:lang w:eastAsia="en-US"/>
          </w:rPr>
          <w:t xml:space="preserve"> </w:t>
        </w:r>
      </w:ins>
    </w:p>
    <w:p w14:paraId="23408D26" w14:textId="25761A47" w:rsidR="002A5AA9" w:rsidRDefault="002A5AA9" w:rsidP="002A5AA9">
      <w:pPr>
        <w:pStyle w:val="ITEABodyText"/>
        <w:rPr>
          <w:ins w:id="122" w:author="GULTUGCE" w:date="2018-09-07T17:01:00Z"/>
          <w:lang w:eastAsia="en-US"/>
        </w:rPr>
      </w:pPr>
      <w:ins w:id="123" w:author="GULTUGCE" w:date="2018-09-07T16:59:00Z">
        <w:r>
          <w:rPr>
            <w:lang w:eastAsia="en-US"/>
          </w:rPr>
          <w:t xml:space="preserve">Figure </w:t>
        </w:r>
        <w:proofErr w:type="gramStart"/>
        <w:r>
          <w:rPr>
            <w:lang w:eastAsia="en-US"/>
          </w:rPr>
          <w:t xml:space="preserve">2.1.3  </w:t>
        </w:r>
      </w:ins>
      <w:ins w:id="124" w:author="GULTUGCE" w:date="2018-09-07T17:10:00Z">
        <w:r w:rsidR="00427ABB">
          <w:rPr>
            <w:lang w:eastAsia="en-US"/>
          </w:rPr>
          <w:t>account</w:t>
        </w:r>
        <w:proofErr w:type="gramEnd"/>
        <w:r w:rsidR="00427ABB">
          <w:rPr>
            <w:lang w:eastAsia="en-US"/>
          </w:rPr>
          <w:t xml:space="preserve"> </w:t>
        </w:r>
      </w:ins>
      <w:ins w:id="125" w:author="GULTUGCE" w:date="2018-09-07T17:13:00Z">
        <w:r w:rsidR="00427ABB">
          <w:rPr>
            <w:lang w:eastAsia="en-US"/>
          </w:rPr>
          <w:t>creation screen</w:t>
        </w:r>
      </w:ins>
    </w:p>
    <w:p w14:paraId="50C0D6A5" w14:textId="77777777" w:rsidR="002A5AA9" w:rsidRDefault="002A5AA9" w:rsidP="002A5AA9">
      <w:pPr>
        <w:pStyle w:val="ITEABodyText"/>
        <w:rPr>
          <w:ins w:id="126" w:author="GULTUGCE" w:date="2018-09-07T17:01:00Z"/>
          <w:lang w:eastAsia="en-US"/>
        </w:rPr>
      </w:pPr>
    </w:p>
    <w:p w14:paraId="10F755E8" w14:textId="77777777" w:rsidR="002A5AA9" w:rsidRDefault="002A5AA9" w:rsidP="002A5AA9">
      <w:pPr>
        <w:pStyle w:val="ITEABodyText"/>
        <w:rPr>
          <w:ins w:id="127" w:author="GULTUGCE" w:date="2018-09-07T17:01:00Z"/>
          <w:lang w:eastAsia="en-US"/>
        </w:rPr>
      </w:pPr>
    </w:p>
    <w:p w14:paraId="7BA75036" w14:textId="77777777" w:rsidR="002A5AA9" w:rsidRDefault="002A5AA9" w:rsidP="002A5AA9">
      <w:pPr>
        <w:pStyle w:val="ITEABodyText"/>
        <w:rPr>
          <w:ins w:id="128" w:author="GULTUGCE" w:date="2018-09-07T17:01:00Z"/>
          <w:lang w:eastAsia="en-US"/>
        </w:rPr>
      </w:pPr>
    </w:p>
    <w:p w14:paraId="5CBD2AE4" w14:textId="418AB13A" w:rsidR="002A5AA9" w:rsidRDefault="00427ABB" w:rsidP="002A5AA9">
      <w:pPr>
        <w:pStyle w:val="ITEABodyText"/>
        <w:rPr>
          <w:ins w:id="129" w:author="GULTUGCE" w:date="2018-09-07T17:02:00Z"/>
          <w:lang w:eastAsia="en-US"/>
        </w:rPr>
      </w:pPr>
      <w:ins w:id="130" w:author="GULTUGCE" w:date="2018-09-07T17:14:00Z">
        <w:r>
          <w:rPr>
            <w:noProof/>
            <w:lang w:val="en-US" w:eastAsia="en-US"/>
          </w:rPr>
          <w:lastRenderedPageBreak/>
          <w:drawing>
            <wp:inline distT="0" distB="0" distL="0" distR="0" wp14:anchorId="00BDDB23" wp14:editId="6AB2CF40">
              <wp:extent cx="2065020" cy="2974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0317" cy="2982242"/>
                      </a:xfrm>
                      <a:prstGeom prst="rect">
                        <a:avLst/>
                      </a:prstGeom>
                    </pic:spPr>
                  </pic:pic>
                </a:graphicData>
              </a:graphic>
            </wp:inline>
          </w:drawing>
        </w:r>
      </w:ins>
    </w:p>
    <w:p w14:paraId="60234FA8" w14:textId="77777777" w:rsidR="002A5AA9" w:rsidRDefault="002A5AA9" w:rsidP="002A5AA9">
      <w:pPr>
        <w:pStyle w:val="ITEABodyText"/>
        <w:rPr>
          <w:ins w:id="131" w:author="GULTUGCE" w:date="2018-09-07T17:15:00Z"/>
          <w:lang w:eastAsia="en-US"/>
        </w:rPr>
      </w:pPr>
    </w:p>
    <w:p w14:paraId="68C5AA02" w14:textId="169E59D4" w:rsidR="00427ABB" w:rsidRDefault="00427ABB" w:rsidP="002A5AA9">
      <w:pPr>
        <w:pStyle w:val="ITEABodyText"/>
        <w:rPr>
          <w:ins w:id="132" w:author="GULTUGCE" w:date="2018-09-07T17:17:00Z"/>
          <w:lang w:eastAsia="en-US"/>
        </w:rPr>
      </w:pPr>
      <w:ins w:id="133" w:author="GULTUGCE" w:date="2018-09-07T17:16:00Z">
        <w:r>
          <w:rPr>
            <w:lang w:eastAsia="en-US"/>
          </w:rPr>
          <w:t xml:space="preserve">Figure </w:t>
        </w:r>
        <w:proofErr w:type="gramStart"/>
        <w:r>
          <w:rPr>
            <w:lang w:eastAsia="en-US"/>
          </w:rPr>
          <w:t xml:space="preserve">2.1.4  </w:t>
        </w:r>
      </w:ins>
      <w:ins w:id="134" w:author="GULTUGCE" w:date="2018-09-07T17:15:00Z">
        <w:r>
          <w:rPr>
            <w:lang w:eastAsia="en-US"/>
          </w:rPr>
          <w:t>The</w:t>
        </w:r>
        <w:proofErr w:type="gramEnd"/>
        <w:r>
          <w:rPr>
            <w:lang w:eastAsia="en-US"/>
          </w:rPr>
          <w:t xml:space="preserve"> map</w:t>
        </w:r>
      </w:ins>
      <w:ins w:id="135" w:author="GULTUGCE" w:date="2018-09-07T17:16:00Z">
        <w:r>
          <w:rPr>
            <w:lang w:eastAsia="en-US"/>
          </w:rPr>
          <w:t xml:space="preserve"> displaying  the closest incident </w:t>
        </w:r>
        <w:r w:rsidR="007F1D7E">
          <w:rPr>
            <w:lang w:eastAsia="en-US"/>
          </w:rPr>
          <w:t>location</w:t>
        </w:r>
      </w:ins>
      <w:ins w:id="136" w:author="GULTUGCE" w:date="2018-09-07T17:15:00Z">
        <w:r>
          <w:rPr>
            <w:lang w:eastAsia="en-US"/>
          </w:rPr>
          <w:t xml:space="preserve"> screen </w:t>
        </w:r>
      </w:ins>
    </w:p>
    <w:p w14:paraId="468A512F" w14:textId="77777777" w:rsidR="007F1D7E" w:rsidRDefault="007F1D7E" w:rsidP="002A5AA9">
      <w:pPr>
        <w:pStyle w:val="ITEABodyText"/>
        <w:rPr>
          <w:ins w:id="137" w:author="GULTUGCE" w:date="2018-09-07T17:17:00Z"/>
          <w:lang w:eastAsia="en-US"/>
        </w:rPr>
      </w:pPr>
    </w:p>
    <w:p w14:paraId="435940E8" w14:textId="5C4EF47B" w:rsidR="007F1D7E" w:rsidRDefault="007F1D7E" w:rsidP="002A5AA9">
      <w:pPr>
        <w:pStyle w:val="ITEABodyText"/>
        <w:rPr>
          <w:ins w:id="138" w:author="GULTUGCE" w:date="2018-09-07T16:59:00Z"/>
          <w:lang w:eastAsia="en-US"/>
        </w:rPr>
      </w:pPr>
      <w:ins w:id="139" w:author="GULTUGCE" w:date="2018-09-07T17:18:00Z">
        <w:r>
          <w:rPr>
            <w:noProof/>
            <w:lang w:val="en-US" w:eastAsia="en-US"/>
          </w:rPr>
          <w:drawing>
            <wp:inline distT="0" distB="0" distL="0" distR="0" wp14:anchorId="5C05F404" wp14:editId="118668A6">
              <wp:extent cx="1828800" cy="2545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687" cy="2561868"/>
                      </a:xfrm>
                      <a:prstGeom prst="rect">
                        <a:avLst/>
                      </a:prstGeom>
                    </pic:spPr>
                  </pic:pic>
                </a:graphicData>
              </a:graphic>
            </wp:inline>
          </w:drawing>
        </w:r>
      </w:ins>
    </w:p>
    <w:p w14:paraId="031D1EB8" w14:textId="77777777" w:rsidR="002A5AA9" w:rsidRDefault="002A5AA9" w:rsidP="009A76B4">
      <w:pPr>
        <w:pStyle w:val="ITEABodyText"/>
        <w:rPr>
          <w:ins w:id="140" w:author="GULTUGCE" w:date="2018-09-07T16:58:00Z"/>
          <w:lang w:eastAsia="en-US"/>
        </w:rPr>
      </w:pPr>
    </w:p>
    <w:p w14:paraId="22094B69" w14:textId="77777777" w:rsidR="007F1D7E" w:rsidRDefault="007F1D7E" w:rsidP="007F1D7E">
      <w:pPr>
        <w:pStyle w:val="ITEABodyText"/>
        <w:rPr>
          <w:ins w:id="141" w:author="GULTUGCE" w:date="2018-09-07T17:18:00Z"/>
          <w:lang w:eastAsia="en-US"/>
        </w:rPr>
      </w:pPr>
    </w:p>
    <w:p w14:paraId="599ED223" w14:textId="5F35EAFB" w:rsidR="007F1D7E" w:rsidRDefault="007F1D7E" w:rsidP="007F1D7E">
      <w:pPr>
        <w:pStyle w:val="ITEABodyText"/>
        <w:rPr>
          <w:ins w:id="142" w:author="GULTUGCE" w:date="2018-09-07T17:22:00Z"/>
          <w:lang w:eastAsia="en-US"/>
        </w:rPr>
      </w:pPr>
      <w:ins w:id="143" w:author="GULTUGCE" w:date="2018-09-07T17:18:00Z">
        <w:r>
          <w:rPr>
            <w:lang w:eastAsia="en-US"/>
          </w:rPr>
          <w:t xml:space="preserve">Figure </w:t>
        </w:r>
        <w:proofErr w:type="gramStart"/>
        <w:r>
          <w:rPr>
            <w:lang w:eastAsia="en-US"/>
          </w:rPr>
          <w:t>2.1.5  The</w:t>
        </w:r>
        <w:proofErr w:type="gramEnd"/>
        <w:r>
          <w:rPr>
            <w:lang w:eastAsia="en-US"/>
          </w:rPr>
          <w:t xml:space="preserve"> list </w:t>
        </w:r>
      </w:ins>
      <w:ins w:id="144" w:author="GULTUGCE" w:date="2018-09-07T17:22:00Z">
        <w:r>
          <w:rPr>
            <w:lang w:eastAsia="en-US"/>
          </w:rPr>
          <w:t>of</w:t>
        </w:r>
      </w:ins>
      <w:ins w:id="145" w:author="GULTUGCE" w:date="2018-09-07T17:18:00Z">
        <w:r>
          <w:rPr>
            <w:lang w:eastAsia="en-US"/>
          </w:rPr>
          <w:t xml:space="preserve">  the closest incident location</w:t>
        </w:r>
      </w:ins>
      <w:ins w:id="146" w:author="GULTUGCE" w:date="2018-09-07T17:23:00Z">
        <w:r>
          <w:rPr>
            <w:lang w:eastAsia="en-US"/>
          </w:rPr>
          <w:t>s</w:t>
        </w:r>
      </w:ins>
      <w:ins w:id="147" w:author="GULTUGCE" w:date="2018-09-07T17:18:00Z">
        <w:r>
          <w:rPr>
            <w:lang w:eastAsia="en-US"/>
          </w:rPr>
          <w:t xml:space="preserve"> screen </w:t>
        </w:r>
      </w:ins>
    </w:p>
    <w:p w14:paraId="38538202" w14:textId="77777777" w:rsidR="007F1D7E" w:rsidRDefault="007F1D7E" w:rsidP="007F1D7E">
      <w:pPr>
        <w:pStyle w:val="ITEABodyText"/>
        <w:rPr>
          <w:ins w:id="148" w:author="GULTUGCE" w:date="2018-09-07T17:22:00Z"/>
          <w:lang w:eastAsia="en-US"/>
        </w:rPr>
      </w:pPr>
    </w:p>
    <w:p w14:paraId="76AF47E9" w14:textId="77777777" w:rsidR="007F1D7E" w:rsidRDefault="007F1D7E" w:rsidP="007F1D7E">
      <w:pPr>
        <w:pStyle w:val="ITEABodyText"/>
        <w:rPr>
          <w:ins w:id="149" w:author="GULTUGCE" w:date="2018-09-07T17:18:00Z"/>
          <w:lang w:eastAsia="en-US"/>
        </w:rPr>
      </w:pPr>
    </w:p>
    <w:p w14:paraId="437AB5FC" w14:textId="77777777" w:rsidR="002A5AA9" w:rsidRDefault="002A5AA9" w:rsidP="009A76B4">
      <w:pPr>
        <w:pStyle w:val="ITEABodyText"/>
        <w:rPr>
          <w:ins w:id="150" w:author="GULTUGCE" w:date="2018-09-07T17:25:00Z"/>
          <w:lang w:eastAsia="en-US"/>
        </w:rPr>
      </w:pPr>
    </w:p>
    <w:p w14:paraId="466265FD" w14:textId="77777777" w:rsidR="007F1D7E" w:rsidRDefault="007F1D7E" w:rsidP="009A76B4">
      <w:pPr>
        <w:pStyle w:val="ITEABodyText"/>
        <w:rPr>
          <w:ins w:id="151" w:author="GULTUGCE" w:date="2018-09-07T17:25:00Z"/>
          <w:lang w:eastAsia="en-US"/>
        </w:rPr>
      </w:pPr>
    </w:p>
    <w:p w14:paraId="47EF8456" w14:textId="54FB052B" w:rsidR="007F1D7E" w:rsidRDefault="007F1D7E">
      <w:pPr>
        <w:pStyle w:val="ITEABodyText"/>
        <w:tabs>
          <w:tab w:val="left" w:pos="1128"/>
        </w:tabs>
        <w:rPr>
          <w:ins w:id="152" w:author="GULTUGCE" w:date="2018-09-07T17:25:00Z"/>
          <w:lang w:eastAsia="en-US"/>
        </w:rPr>
        <w:pPrChange w:id="153" w:author="GULTUGCE" w:date="2018-09-07T17:25:00Z">
          <w:pPr>
            <w:pStyle w:val="ITEABodyText"/>
          </w:pPr>
        </w:pPrChange>
      </w:pPr>
      <w:ins w:id="154" w:author="GULTUGCE" w:date="2018-09-07T17:25:00Z">
        <w:r>
          <w:rPr>
            <w:noProof/>
            <w:lang w:val="en-US" w:eastAsia="en-US"/>
          </w:rPr>
          <w:lastRenderedPageBreak/>
          <w:drawing>
            <wp:inline distT="0" distB="0" distL="0" distR="0" wp14:anchorId="3D021724" wp14:editId="3C3CBDA7">
              <wp:extent cx="2309720" cy="381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2017" cy="3821417"/>
                      </a:xfrm>
                      <a:prstGeom prst="rect">
                        <a:avLst/>
                      </a:prstGeom>
                    </pic:spPr>
                  </pic:pic>
                </a:graphicData>
              </a:graphic>
            </wp:inline>
          </w:drawing>
        </w:r>
        <w:r>
          <w:rPr>
            <w:lang w:eastAsia="en-US"/>
          </w:rPr>
          <w:tab/>
        </w:r>
      </w:ins>
    </w:p>
    <w:p w14:paraId="0E7F00E3" w14:textId="508FFCF1" w:rsidR="007F1D7E" w:rsidRDefault="007F1D7E" w:rsidP="009A76B4">
      <w:pPr>
        <w:pStyle w:val="ITEABodyText"/>
        <w:rPr>
          <w:ins w:id="155" w:author="GULTUGCE" w:date="2018-09-07T17:25:00Z"/>
          <w:lang w:eastAsia="en-US"/>
        </w:rPr>
      </w:pPr>
      <w:ins w:id="156" w:author="GULTUGCE" w:date="2018-09-07T17:26:00Z">
        <w:r>
          <w:rPr>
            <w:lang w:eastAsia="en-US"/>
          </w:rPr>
          <w:t>F</w:t>
        </w:r>
        <w:r w:rsidR="00242324">
          <w:rPr>
            <w:lang w:eastAsia="en-US"/>
          </w:rPr>
          <w:t>igure 2.1.6</w:t>
        </w:r>
        <w:r>
          <w:rPr>
            <w:lang w:eastAsia="en-US"/>
          </w:rPr>
          <w:t xml:space="preserve"> </w:t>
        </w:r>
      </w:ins>
      <w:proofErr w:type="gramStart"/>
      <w:ins w:id="157" w:author="GULTUGCE" w:date="2018-09-07T17:32:00Z">
        <w:r w:rsidR="00242324">
          <w:rPr>
            <w:lang w:eastAsia="en-US"/>
          </w:rPr>
          <w:t>The  Route</w:t>
        </w:r>
        <w:proofErr w:type="gramEnd"/>
        <w:r w:rsidR="00242324">
          <w:rPr>
            <w:lang w:eastAsia="en-US"/>
          </w:rPr>
          <w:t xml:space="preserve"> Navigation   screen</w:t>
        </w:r>
      </w:ins>
    </w:p>
    <w:p w14:paraId="3951AD87" w14:textId="77777777" w:rsidR="007F1D7E" w:rsidRDefault="007F1D7E" w:rsidP="009A76B4">
      <w:pPr>
        <w:pStyle w:val="ITEABodyText"/>
        <w:rPr>
          <w:ins w:id="158" w:author="GULTUGCE" w:date="2018-09-07T17:25:00Z"/>
          <w:lang w:eastAsia="en-US"/>
        </w:rPr>
      </w:pPr>
    </w:p>
    <w:p w14:paraId="0D7ADC34" w14:textId="77777777" w:rsidR="007F1D7E" w:rsidRDefault="007F1D7E" w:rsidP="009A76B4">
      <w:pPr>
        <w:pStyle w:val="ITEABodyText"/>
        <w:rPr>
          <w:ins w:id="159" w:author="GULTUGCE" w:date="2018-09-07T17:28:00Z"/>
          <w:lang w:eastAsia="en-US"/>
        </w:rPr>
      </w:pPr>
    </w:p>
    <w:p w14:paraId="724DF862" w14:textId="588F16AE" w:rsidR="00242324" w:rsidRDefault="00242324" w:rsidP="009A76B4">
      <w:pPr>
        <w:pStyle w:val="ITEABodyText"/>
        <w:rPr>
          <w:ins w:id="160" w:author="GULTUGCE" w:date="2018-09-07T17:28:00Z"/>
          <w:lang w:eastAsia="en-US"/>
        </w:rPr>
      </w:pPr>
      <w:ins w:id="161" w:author="GULTUGCE" w:date="2018-09-07T17:28:00Z">
        <w:r>
          <w:rPr>
            <w:noProof/>
            <w:lang w:val="en-US" w:eastAsia="en-US"/>
          </w:rPr>
          <w:drawing>
            <wp:inline distT="0" distB="0" distL="0" distR="0" wp14:anchorId="0465F29F" wp14:editId="679EFD34">
              <wp:extent cx="2377440" cy="3762768"/>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866" cy="3779270"/>
                      </a:xfrm>
                      <a:prstGeom prst="rect">
                        <a:avLst/>
                      </a:prstGeom>
                    </pic:spPr>
                  </pic:pic>
                </a:graphicData>
              </a:graphic>
            </wp:inline>
          </w:drawing>
        </w:r>
      </w:ins>
    </w:p>
    <w:p w14:paraId="4111A0FD" w14:textId="1DB1E098" w:rsidR="00242324" w:rsidRDefault="00242324" w:rsidP="00242324">
      <w:pPr>
        <w:pStyle w:val="ITEABodyText"/>
        <w:rPr>
          <w:ins w:id="162" w:author="GULTUGCE" w:date="2018-09-07T17:32:00Z"/>
          <w:lang w:eastAsia="en-US"/>
        </w:rPr>
      </w:pPr>
      <w:ins w:id="163" w:author="GULTUGCE" w:date="2018-09-07T17:29:00Z">
        <w:r>
          <w:rPr>
            <w:lang w:eastAsia="en-US"/>
          </w:rPr>
          <w:t xml:space="preserve">Figure 2.1.7 </w:t>
        </w:r>
      </w:ins>
      <w:ins w:id="164" w:author="GULTUGCE" w:date="2018-09-07T17:33:00Z">
        <w:r>
          <w:rPr>
            <w:lang w:eastAsia="en-US"/>
          </w:rPr>
          <w:t>M</w:t>
        </w:r>
      </w:ins>
      <w:ins w:id="165" w:author="GULTUGCE" w:date="2018-09-07T17:32:00Z">
        <w:r w:rsidR="00D25C8E">
          <w:rPr>
            <w:lang w:eastAsia="en-US"/>
          </w:rPr>
          <w:t>ission confirmation</w:t>
        </w:r>
        <w:r>
          <w:rPr>
            <w:lang w:eastAsia="en-US"/>
          </w:rPr>
          <w:t xml:space="preserve"> screen </w:t>
        </w:r>
      </w:ins>
    </w:p>
    <w:p w14:paraId="4AC0B439" w14:textId="1747C240" w:rsidR="00242324" w:rsidRDefault="00242324" w:rsidP="00242324">
      <w:pPr>
        <w:pStyle w:val="ITEABodyText"/>
        <w:rPr>
          <w:ins w:id="166" w:author="GULTUGCE" w:date="2018-09-07T17:36:00Z"/>
          <w:lang w:eastAsia="en-US"/>
        </w:rPr>
      </w:pPr>
      <w:ins w:id="167" w:author="GULTUGCE" w:date="2018-09-07T17:29:00Z">
        <w:r>
          <w:rPr>
            <w:lang w:eastAsia="en-US"/>
          </w:rPr>
          <w:lastRenderedPageBreak/>
          <w:t xml:space="preserve"> </w:t>
        </w:r>
      </w:ins>
      <w:ins w:id="168" w:author="GULTUGCE" w:date="2018-09-07T17:36:00Z">
        <w:r>
          <w:rPr>
            <w:noProof/>
            <w:lang w:val="en-US" w:eastAsia="en-US"/>
          </w:rPr>
          <w:drawing>
            <wp:inline distT="0" distB="0" distL="0" distR="0" wp14:anchorId="36F3CD6B" wp14:editId="7312FD3D">
              <wp:extent cx="2438400" cy="391675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2920" cy="3924015"/>
                      </a:xfrm>
                      <a:prstGeom prst="rect">
                        <a:avLst/>
                      </a:prstGeom>
                    </pic:spPr>
                  </pic:pic>
                </a:graphicData>
              </a:graphic>
            </wp:inline>
          </w:drawing>
        </w:r>
      </w:ins>
    </w:p>
    <w:p w14:paraId="34DDB9A6" w14:textId="19F7DBE5" w:rsidR="00242324" w:rsidRDefault="00242324" w:rsidP="00242324">
      <w:pPr>
        <w:pStyle w:val="ITEABodyText"/>
        <w:rPr>
          <w:ins w:id="169" w:author="GULTUGCE" w:date="2018-09-07T17:36:00Z"/>
          <w:lang w:eastAsia="en-US"/>
        </w:rPr>
      </w:pPr>
      <w:ins w:id="170" w:author="GULTUGCE" w:date="2018-09-07T17:36:00Z">
        <w:r>
          <w:rPr>
            <w:lang w:eastAsia="en-US"/>
          </w:rPr>
          <w:t xml:space="preserve">Figure 2.1.8 Reporting screen </w:t>
        </w:r>
      </w:ins>
    </w:p>
    <w:p w14:paraId="6C158C52" w14:textId="77777777" w:rsidR="00242324" w:rsidRDefault="00242324" w:rsidP="00242324">
      <w:pPr>
        <w:pStyle w:val="ITEABodyText"/>
        <w:rPr>
          <w:ins w:id="171" w:author="GULTUGCE" w:date="2018-09-07T17:29:00Z"/>
          <w:lang w:eastAsia="en-US"/>
        </w:rPr>
      </w:pPr>
    </w:p>
    <w:p w14:paraId="343EAC75" w14:textId="77777777" w:rsidR="00242324" w:rsidRDefault="00242324" w:rsidP="009A76B4">
      <w:pPr>
        <w:pStyle w:val="ITEABodyText"/>
        <w:rPr>
          <w:ins w:id="172" w:author="GULTUGCE" w:date="2018-09-07T17:29:00Z"/>
          <w:lang w:eastAsia="en-US"/>
        </w:rPr>
      </w:pPr>
    </w:p>
    <w:p w14:paraId="1F563F22" w14:textId="77777777" w:rsidR="00242324" w:rsidRDefault="00242324" w:rsidP="009A76B4">
      <w:pPr>
        <w:pStyle w:val="ITEABodyText"/>
        <w:rPr>
          <w:ins w:id="173" w:author="GULTUGCE" w:date="2018-09-07T16:22:00Z"/>
          <w:lang w:eastAsia="en-US"/>
        </w:rPr>
      </w:pPr>
    </w:p>
    <w:p w14:paraId="53E8D416" w14:textId="77777777" w:rsidR="007F1D7E" w:rsidRDefault="009A76B4" w:rsidP="009A76B4">
      <w:pPr>
        <w:pStyle w:val="ITEABodyText"/>
        <w:rPr>
          <w:ins w:id="174" w:author="GULTUGCE" w:date="2018-09-07T17:17:00Z"/>
          <w:lang w:eastAsia="en-US"/>
        </w:rPr>
      </w:pPr>
      <w:del w:id="175" w:author="GULTUGCE" w:date="2018-09-07T16:22:00Z">
        <w:r w:rsidDel="00DC6DC2">
          <w:rPr>
            <w:lang w:eastAsia="en-US"/>
          </w:rPr>
          <w:delText>Data management system will be intelligent mixture of AES,TL</w:delText>
        </w:r>
      </w:del>
    </w:p>
    <w:p w14:paraId="6894B0DC" w14:textId="261D2111" w:rsidR="009A76B4" w:rsidDel="00DC6DC2" w:rsidRDefault="009A76B4" w:rsidP="009A76B4">
      <w:pPr>
        <w:pStyle w:val="ITEABodyText"/>
        <w:rPr>
          <w:del w:id="176" w:author="GULTUGCE" w:date="2018-09-07T16:22:00Z"/>
          <w:lang w:eastAsia="en-US"/>
        </w:rPr>
      </w:pPr>
      <w:del w:id="177" w:author="GULTUGCE" w:date="2018-09-07T16:22:00Z">
        <w:r w:rsidDel="00DC6DC2">
          <w:rPr>
            <w:lang w:eastAsia="en-US"/>
          </w:rPr>
          <w:delText xml:space="preserve">S and SHA-2. JSON and RESTful platform will be used to establish communication content that will provide data retrieval from heterogenous network.To provide asset tracking,vehicle count and unexpected event forecasting and data extraction, CPP infrastructure  will be the basis of the system.        </w:delText>
        </w:r>
      </w:del>
    </w:p>
    <w:p w14:paraId="714568EF" w14:textId="77777777" w:rsidR="009A76B4" w:rsidRDefault="009A76B4" w:rsidP="00E9016E">
      <w:pPr>
        <w:pStyle w:val="ITEABodyText"/>
        <w:rPr>
          <w:lang w:eastAsia="en-US"/>
        </w:rPr>
      </w:pPr>
    </w:p>
    <w:p w14:paraId="0ED78087" w14:textId="77777777" w:rsidR="009A76B4" w:rsidRDefault="009A76B4" w:rsidP="00E9016E">
      <w:pPr>
        <w:pStyle w:val="ITEABodyText"/>
        <w:rPr>
          <w:lang w:eastAsia="en-US"/>
        </w:rPr>
      </w:pPr>
    </w:p>
    <w:p w14:paraId="7C6A7D80" w14:textId="77777777" w:rsidR="009A76B4" w:rsidRDefault="009A76B4" w:rsidP="00E9016E">
      <w:pPr>
        <w:pStyle w:val="ITEABodyText"/>
        <w:rPr>
          <w:lang w:eastAsia="en-US"/>
        </w:rPr>
      </w:pPr>
    </w:p>
    <w:tbl>
      <w:tblPr>
        <w:tblStyle w:val="MediumShading1-Accent2"/>
        <w:tblW w:w="0" w:type="auto"/>
        <w:tblLook w:val="0480" w:firstRow="0" w:lastRow="0" w:firstColumn="1" w:lastColumn="0" w:noHBand="0" w:noVBand="1"/>
      </w:tblPr>
      <w:tblGrid>
        <w:gridCol w:w="9047"/>
      </w:tblGrid>
      <w:tr w:rsidR="00F64301" w:rsidRPr="00053085" w14:paraId="3BEB77CF"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6235903E" w14:textId="48E752CC" w:rsidR="00F64301" w:rsidRPr="004F65D4" w:rsidRDefault="00F64301" w:rsidP="003C68E0">
            <w:pPr>
              <w:pStyle w:val="ITEABodyText"/>
              <w:jc w:val="center"/>
              <w:rPr>
                <w:rFonts w:cs="Arial"/>
                <w:b/>
                <w:szCs w:val="20"/>
                <w:lang w:eastAsia="en-US"/>
              </w:rPr>
            </w:pPr>
            <w:r w:rsidRPr="00053085">
              <w:rPr>
                <w:rFonts w:cs="Arial"/>
                <w:b/>
                <w:szCs w:val="20"/>
                <w:lang w:eastAsia="en-US"/>
              </w:rPr>
              <w:t>4</w:t>
            </w:r>
            <w:r w:rsidR="00382203" w:rsidRPr="00053085">
              <w:rPr>
                <w:rFonts w:cs="Arial"/>
                <w:b/>
                <w:szCs w:val="20"/>
                <w:lang w:eastAsia="en-US"/>
              </w:rPr>
              <w:t xml:space="preserve">. </w:t>
            </w:r>
            <w:r w:rsidR="00382203" w:rsidRPr="00053085">
              <w:rPr>
                <w:rFonts w:cs="Arial"/>
                <w:b/>
                <w:szCs w:val="20"/>
              </w:rPr>
              <w:t>A distributed, extensible, flexible architecture, supporting real-time video-based presence sensin</w:t>
            </w:r>
            <w:r w:rsidR="00382203" w:rsidRPr="004F65D4">
              <w:rPr>
                <w:rFonts w:cs="Arial"/>
                <w:b/>
                <w:szCs w:val="20"/>
              </w:rPr>
              <w:t>g, including network interfaces for the exchange of information</w:t>
            </w:r>
          </w:p>
        </w:tc>
      </w:tr>
    </w:tbl>
    <w:p w14:paraId="53601F82" w14:textId="685184D3" w:rsidR="00F64301" w:rsidRPr="00053085" w:rsidRDefault="00F64301" w:rsidP="00F64301">
      <w:pPr>
        <w:pStyle w:val="ITEABodyText"/>
        <w:rPr>
          <w:rFonts w:cs="Arial"/>
          <w:szCs w:val="20"/>
        </w:rPr>
      </w:pPr>
      <w:r w:rsidRPr="004F65D4">
        <w:rPr>
          <w:rFonts w:cs="Arial"/>
          <w:b/>
          <w:i/>
          <w:szCs w:val="20"/>
        </w:rPr>
        <w:t>Main contributors</w:t>
      </w:r>
      <w:r w:rsidRPr="004F65D4">
        <w:rPr>
          <w:rFonts w:cs="Arial"/>
          <w:szCs w:val="20"/>
        </w:rPr>
        <w:t xml:space="preserve">: </w:t>
      </w:r>
      <w:r w:rsidRPr="004F65D4">
        <w:rPr>
          <w:rFonts w:cs="Arial"/>
          <w:szCs w:val="20"/>
        </w:rPr>
        <w:tab/>
      </w:r>
      <w:r w:rsidRPr="004F65D4">
        <w:rPr>
          <w:rFonts w:cs="Arial"/>
          <w:szCs w:val="20"/>
          <w:lang w:eastAsia="en-US"/>
        </w:rPr>
        <w:t>&lt;</w:t>
      </w:r>
      <w:r w:rsidR="00215C09" w:rsidRPr="00053085">
        <w:rPr>
          <w:rFonts w:eastAsia="Calibri" w:cs="Arial"/>
          <w:szCs w:val="20"/>
          <w:rPrChange w:id="178" w:author="GULTUGCE" w:date="2018-09-09T11:24:00Z">
            <w:rPr>
              <w:rFonts w:ascii="Calibri" w:eastAsia="Calibri" w:hAnsi="Calibri" w:cs="Calibri"/>
              <w:sz w:val="22"/>
              <w:szCs w:val="22"/>
            </w:rPr>
          </w:rPrChange>
        </w:rPr>
        <w:t>Gerade</w:t>
      </w:r>
      <w:r w:rsidR="00236810" w:rsidRPr="00053085">
        <w:rPr>
          <w:rFonts w:eastAsia="Calibri" w:cs="Arial"/>
          <w:szCs w:val="20"/>
          <w:rPrChange w:id="179" w:author="GULTUGCE" w:date="2018-09-09T11:24:00Z">
            <w:rPr>
              <w:rFonts w:ascii="Calibri" w:eastAsia="Calibri" w:hAnsi="Calibri" w:cs="Calibri"/>
              <w:sz w:val="22"/>
              <w:szCs w:val="22"/>
            </w:rPr>
          </w:rPrChange>
        </w:rPr>
        <w:t>, Argedor, KoçSistem</w:t>
      </w:r>
      <w:proofErr w:type="gramStart"/>
      <w:r w:rsidR="00B16F8E" w:rsidRPr="00053085">
        <w:rPr>
          <w:rFonts w:cs="Arial"/>
          <w:szCs w:val="20"/>
          <w:lang w:eastAsia="en-US"/>
        </w:rPr>
        <w:t>,Ezeris</w:t>
      </w:r>
      <w:proofErr w:type="gramEnd"/>
      <w:r w:rsidRPr="00053085">
        <w:rPr>
          <w:rFonts w:cs="Arial"/>
          <w:szCs w:val="20"/>
          <w:lang w:eastAsia="en-US"/>
        </w:rPr>
        <w:t xml:space="preserve"> &gt;</w:t>
      </w:r>
    </w:p>
    <w:p w14:paraId="29A599DE" w14:textId="77777777" w:rsidR="00F64301" w:rsidRPr="004F65D4" w:rsidRDefault="00F64301" w:rsidP="00F64301">
      <w:pPr>
        <w:pStyle w:val="ITEABodyText"/>
        <w:rPr>
          <w:rFonts w:cs="Arial"/>
          <w:szCs w:val="20"/>
        </w:rPr>
      </w:pPr>
    </w:p>
    <w:p w14:paraId="6A666C98" w14:textId="329A5F79" w:rsidR="00F64301" w:rsidRDefault="00B16544" w:rsidP="00790A9D">
      <w:pPr>
        <w:pStyle w:val="m1056195934572270804m-3518348002971557154gmail-msolistparagraph"/>
        <w:shd w:val="clear" w:color="auto" w:fill="FFFFFF"/>
        <w:spacing w:before="0" w:beforeAutospacing="0" w:after="160" w:afterAutospacing="0" w:line="235" w:lineRule="atLeast"/>
      </w:pPr>
      <w:r w:rsidRPr="00053085">
        <w:rPr>
          <w:rFonts w:ascii="Arial" w:hAnsi="Arial" w:cs="Arial"/>
          <w:b/>
          <w:i/>
          <w:sz w:val="20"/>
          <w:szCs w:val="20"/>
          <w:rPrChange w:id="180" w:author="GULTUGCE" w:date="2018-09-09T11:24:00Z">
            <w:rPr>
              <w:b/>
              <w:i/>
            </w:rPr>
          </w:rPrChange>
        </w:rPr>
        <w:t>Description for innovation and s</w:t>
      </w:r>
      <w:r w:rsidR="00F64301" w:rsidRPr="00053085">
        <w:rPr>
          <w:rFonts w:ascii="Arial" w:hAnsi="Arial" w:cs="Arial"/>
          <w:b/>
          <w:i/>
          <w:sz w:val="20"/>
          <w:szCs w:val="20"/>
          <w:rPrChange w:id="181" w:author="GULTUGCE" w:date="2018-09-09T11:24:00Z">
            <w:rPr>
              <w:b/>
              <w:i/>
            </w:rPr>
          </w:rPrChange>
        </w:rPr>
        <w:t>tate-of-the-Art</w:t>
      </w:r>
      <w:r w:rsidR="00F64301" w:rsidRPr="00053085">
        <w:rPr>
          <w:rFonts w:ascii="Arial" w:hAnsi="Arial" w:cs="Arial"/>
          <w:sz w:val="20"/>
          <w:szCs w:val="20"/>
          <w:rPrChange w:id="182" w:author="GULTUGCE" w:date="2018-09-09T11:24:00Z">
            <w:rPr/>
          </w:rPrChange>
        </w:rPr>
        <w:t>:</w:t>
      </w:r>
      <w:r w:rsidR="00BA16D3" w:rsidRPr="00053085">
        <w:rPr>
          <w:rFonts w:ascii="Arial" w:hAnsi="Arial" w:cs="Arial"/>
          <w:sz w:val="20"/>
          <w:szCs w:val="20"/>
          <w:rPrChange w:id="183" w:author="GULTUGCE" w:date="2018-09-09T11:24:00Z">
            <w:rPr/>
          </w:rPrChange>
        </w:rPr>
        <w:t xml:space="preserve"> </w:t>
      </w:r>
      <w:r w:rsidR="00085A8C" w:rsidRPr="00053085">
        <w:rPr>
          <w:rFonts w:ascii="Arial" w:hAnsi="Arial" w:cs="Arial"/>
          <w:sz w:val="20"/>
          <w:szCs w:val="20"/>
          <w:rPrChange w:id="184" w:author="GULTUGCE" w:date="2018-09-09T11:24:00Z">
            <w:rPr/>
          </w:rPrChange>
        </w:rPr>
        <w:t>Based on depth-sensor</w:t>
      </w:r>
      <w:r w:rsidR="00916D13" w:rsidRPr="00053085">
        <w:rPr>
          <w:rFonts w:ascii="Arial" w:hAnsi="Arial" w:cs="Arial"/>
          <w:sz w:val="20"/>
          <w:szCs w:val="20"/>
          <w:rPrChange w:id="185" w:author="GULTUGCE" w:date="2018-09-09T11:24:00Z">
            <w:rPr/>
          </w:rPrChange>
        </w:rPr>
        <w:t xml:space="preserve"> technologies, system will help record people’s and car’s motions  concurrently, capture human behaviour and gestures more precisely so  that more accurate customer classification and clustering will be done with the help of statistical based machine learning algorithms. This system will benefit from understanding of 3D scenes, handling occlusions and the robustness to changing lighting conditions. There will be three different sensor types  which are visual, social sensor used detecting  traffic status, road conditions and  displaying  if  some  hazardous events arisen(traffic accident) from social media ,map sensor  revealing  traffic density based on each region to detect traffic density and  to be used for data retrieval to increase  accuracy.</w:t>
      </w:r>
      <w:r w:rsidR="00790A9D" w:rsidRPr="00053085">
        <w:rPr>
          <w:rFonts w:ascii="Arial" w:hAnsi="Arial" w:cs="Arial"/>
          <w:sz w:val="20"/>
          <w:szCs w:val="20"/>
          <w:rPrChange w:id="186" w:author="GULTUGCE" w:date="2018-09-09T11:24:00Z">
            <w:rPr/>
          </w:rPrChange>
        </w:rPr>
        <w:t xml:space="preserve"> The flow of traffic  sourced by public transportation usage will be  accelerated and  lessened.</w:t>
      </w:r>
      <w:r w:rsidR="00916D13" w:rsidRPr="00053085">
        <w:rPr>
          <w:rFonts w:ascii="Arial" w:hAnsi="Arial" w:cs="Arial"/>
          <w:sz w:val="20"/>
          <w:szCs w:val="20"/>
          <w:rPrChange w:id="187" w:author="GULTUGCE" w:date="2018-09-09T11:24:00Z">
            <w:rPr/>
          </w:rPrChange>
        </w:rPr>
        <w:t xml:space="preserve"> </w:t>
      </w:r>
      <w:proofErr w:type="gramStart"/>
      <w:r w:rsidR="00677A9D" w:rsidRPr="00053085">
        <w:rPr>
          <w:rFonts w:ascii="Arial" w:hAnsi="Arial" w:cs="Arial"/>
          <w:sz w:val="20"/>
          <w:szCs w:val="20"/>
          <w:rPrChange w:id="188" w:author="GULTUGCE" w:date="2018-09-09T11:24:00Z">
            <w:rPr/>
          </w:rPrChange>
        </w:rPr>
        <w:t xml:space="preserve">The  </w:t>
      </w:r>
      <w:proofErr w:type="gramEnd"/>
      <w:r w:rsidR="00506DF6" w:rsidRPr="00053085">
        <w:rPr>
          <w:rFonts w:ascii="Arial" w:hAnsi="Arial" w:cs="Arial"/>
          <w:sz w:val="20"/>
          <w:szCs w:val="20"/>
          <w:rPrChange w:id="189" w:author="GULTUGCE" w:date="2018-09-09T11:24:00Z">
            <w:rPr/>
          </w:rPrChange>
        </w:rPr>
        <w:t>extendibility,</w:t>
      </w:r>
      <w:r w:rsidR="00916D13" w:rsidRPr="00053085">
        <w:rPr>
          <w:rFonts w:ascii="Arial" w:hAnsi="Arial" w:cs="Arial"/>
          <w:sz w:val="20"/>
          <w:szCs w:val="20"/>
          <w:rPrChange w:id="190" w:author="GULTUGCE" w:date="2018-09-09T11:24:00Z">
            <w:rPr/>
          </w:rPrChange>
        </w:rPr>
        <w:t xml:space="preserve"> </w:t>
      </w:r>
      <w:r w:rsidR="00506DF6" w:rsidRPr="00053085">
        <w:rPr>
          <w:rFonts w:ascii="Arial" w:hAnsi="Arial" w:cs="Arial"/>
          <w:sz w:val="20"/>
          <w:szCs w:val="20"/>
          <w:rPrChange w:id="191" w:author="GULTUGCE" w:date="2018-09-09T11:24:00Z">
            <w:rPr/>
          </w:rPrChange>
        </w:rPr>
        <w:t>scalability and  robustness</w:t>
      </w:r>
      <w:r w:rsidR="00677A9D" w:rsidRPr="00053085">
        <w:rPr>
          <w:rFonts w:ascii="Arial" w:hAnsi="Arial" w:cs="Arial"/>
          <w:sz w:val="20"/>
          <w:szCs w:val="20"/>
          <w:rPrChange w:id="192" w:author="GULTUGCE" w:date="2018-09-09T11:24:00Z">
            <w:rPr/>
          </w:rPrChange>
        </w:rPr>
        <w:t xml:space="preserve"> of system </w:t>
      </w:r>
      <w:r w:rsidR="00506DF6" w:rsidRPr="00053085">
        <w:rPr>
          <w:rFonts w:ascii="Arial" w:hAnsi="Arial" w:cs="Arial"/>
          <w:sz w:val="20"/>
          <w:szCs w:val="20"/>
          <w:rPrChange w:id="193" w:author="GULTUGCE" w:date="2018-09-09T11:24:00Z">
            <w:rPr/>
          </w:rPrChange>
        </w:rPr>
        <w:t xml:space="preserve">  will</w:t>
      </w:r>
      <w:r w:rsidR="00677A9D" w:rsidRPr="00053085">
        <w:rPr>
          <w:rFonts w:ascii="Arial" w:hAnsi="Arial" w:cs="Arial"/>
          <w:sz w:val="20"/>
          <w:szCs w:val="20"/>
          <w:rPrChange w:id="194" w:author="GULTUGCE" w:date="2018-09-09T11:24:00Z">
            <w:rPr/>
          </w:rPrChange>
        </w:rPr>
        <w:t xml:space="preserve"> be enhanced by  Business Intelligence application</w:t>
      </w:r>
      <w:r w:rsidR="00506DF6" w:rsidRPr="00053085">
        <w:rPr>
          <w:rFonts w:ascii="Arial" w:hAnsi="Arial" w:cs="Arial"/>
          <w:sz w:val="20"/>
          <w:szCs w:val="20"/>
          <w:rPrChange w:id="195" w:author="GULTUGCE" w:date="2018-09-09T11:24:00Z">
            <w:rPr/>
          </w:rPrChange>
        </w:rPr>
        <w:t>.</w:t>
      </w:r>
      <w:r w:rsidR="00B87B17" w:rsidRPr="00053085">
        <w:rPr>
          <w:rFonts w:ascii="Arial" w:hAnsi="Arial" w:cs="Arial"/>
          <w:sz w:val="20"/>
          <w:szCs w:val="20"/>
          <w:rPrChange w:id="196" w:author="GULTUGCE" w:date="2018-09-09T11:24:00Z">
            <w:rPr/>
          </w:rPrChange>
        </w:rPr>
        <w:t xml:space="preserve"> </w:t>
      </w:r>
      <w:r w:rsidR="00677A9D" w:rsidRPr="00053085">
        <w:rPr>
          <w:rFonts w:ascii="Arial" w:hAnsi="Arial" w:cs="Arial"/>
          <w:sz w:val="20"/>
          <w:szCs w:val="20"/>
          <w:rPrChange w:id="197" w:author="GULTUGCE" w:date="2018-09-09T11:24:00Z">
            <w:rPr/>
          </w:rPrChange>
        </w:rPr>
        <w:t xml:space="preserve"> </w:t>
      </w:r>
      <w:r w:rsidR="00506DF6" w:rsidRPr="00053085">
        <w:rPr>
          <w:rFonts w:ascii="Arial" w:hAnsi="Arial" w:cs="Arial"/>
          <w:sz w:val="20"/>
          <w:szCs w:val="20"/>
          <w:rPrChange w:id="198" w:author="GULTUGCE" w:date="2018-09-09T11:24:00Z">
            <w:rPr/>
          </w:rPrChange>
        </w:rPr>
        <w:t xml:space="preserve"> </w:t>
      </w:r>
      <w:r w:rsidR="00506DF6">
        <w:t xml:space="preserve">  </w:t>
      </w:r>
      <w:r w:rsidR="00790A9D">
        <w:rPr>
          <w:color w:val="222222"/>
          <w:sz w:val="14"/>
          <w:szCs w:val="14"/>
        </w:rPr>
        <w:t> </w:t>
      </w:r>
      <w:r w:rsidR="00790A9D">
        <w:t xml:space="preserve"> </w:t>
      </w:r>
    </w:p>
    <w:p w14:paraId="4FD7FB71" w14:textId="7C4FF70F" w:rsidR="00E9016E" w:rsidRPr="00E9016E" w:rsidRDefault="00D716FD" w:rsidP="00D716FD">
      <w:pPr>
        <w:pStyle w:val="ITEAInstructions"/>
      </w:pPr>
      <w:r>
        <w:lastRenderedPageBreak/>
        <w:t xml:space="preserve">Copy the </w:t>
      </w:r>
      <w:r w:rsidR="00000EFB">
        <w:t>above template</w:t>
      </w:r>
      <w:r>
        <w:t xml:space="preserve">, if more targeted innovations need to be indicated. </w:t>
      </w:r>
    </w:p>
    <w:p w14:paraId="4E4794D0" w14:textId="7C1FC695" w:rsidR="00FB5E09" w:rsidRDefault="00393960" w:rsidP="00393960">
      <w:pPr>
        <w:pStyle w:val="ITEAHeading2"/>
        <w:rPr>
          <w:lang w:eastAsia="en-US"/>
        </w:rPr>
      </w:pPr>
      <w:bookmarkStart w:id="199" w:name="_Toc501033798"/>
      <w:r w:rsidRPr="0099707B">
        <w:rPr>
          <w:lang w:eastAsia="en-US"/>
        </w:rPr>
        <w:t>Top 4 overall targeted business impacts</w:t>
      </w:r>
      <w:bookmarkEnd w:id="199"/>
    </w:p>
    <w:p w14:paraId="2D608E34" w14:textId="77777777" w:rsidR="00343BB8" w:rsidRDefault="00B82879" w:rsidP="00B82879">
      <w:pPr>
        <w:pStyle w:val="ITEAInstructions"/>
        <w:rPr>
          <w:lang w:eastAsia="en-US"/>
        </w:rPr>
      </w:pPr>
      <w:r>
        <w:rPr>
          <w:lang w:eastAsia="en-US"/>
        </w:rPr>
        <w:t xml:space="preserve">Define the </w:t>
      </w:r>
      <w:r w:rsidR="009C52BC">
        <w:rPr>
          <w:lang w:eastAsia="en-US"/>
        </w:rPr>
        <w:t xml:space="preserve">top </w:t>
      </w:r>
      <w:r>
        <w:rPr>
          <w:lang w:eastAsia="en-US"/>
        </w:rPr>
        <w:t>4 targeted business impacts for the whole project, i.e. the exploitation results the project aims to have achieved by and after closure. Avoid generic terms, remain brief and to the point, by focusing on what the project actually expects to achieve business-wise thanks to the project’s technical results. F</w:t>
      </w:r>
    </w:p>
    <w:p w14:paraId="73EA8D8B" w14:textId="2975F5B9" w:rsidR="00B82879" w:rsidRDefault="00B82879" w:rsidP="00B82879">
      <w:pPr>
        <w:pStyle w:val="ITEAInstructions"/>
        <w:rPr>
          <w:lang w:eastAsia="en-US"/>
        </w:rPr>
      </w:pPr>
      <w:proofErr w:type="gramStart"/>
      <w:r>
        <w:rPr>
          <w:lang w:eastAsia="en-US"/>
        </w:rPr>
        <w:t>or</w:t>
      </w:r>
      <w:proofErr w:type="gramEnd"/>
      <w:r>
        <w:rPr>
          <w:lang w:eastAsia="en-US"/>
        </w:rPr>
        <w:t xml:space="preserve"> each targeted business impact, please indicate:</w:t>
      </w:r>
    </w:p>
    <w:p w14:paraId="0985EA36" w14:textId="62D75C59" w:rsidR="006F2B2F" w:rsidRDefault="00496182" w:rsidP="003C68E0">
      <w:pPr>
        <w:pStyle w:val="ITEAInstructionsBullet"/>
        <w:rPr>
          <w:lang w:eastAsia="en-US"/>
        </w:rPr>
      </w:pPr>
      <w:r>
        <w:rPr>
          <w:lang w:eastAsia="en-US"/>
        </w:rPr>
        <w:t>Short description for business impact</w:t>
      </w:r>
    </w:p>
    <w:p w14:paraId="2417C92B" w14:textId="28E237DD" w:rsidR="00C95C46" w:rsidRDefault="00B82879" w:rsidP="003C68E0">
      <w:pPr>
        <w:pStyle w:val="ITEAInstructionsBullet"/>
        <w:rPr>
          <w:lang w:eastAsia="en-US"/>
        </w:rPr>
      </w:pPr>
      <w:r>
        <w:rPr>
          <w:lang w:eastAsia="en-US"/>
        </w:rPr>
        <w:t>the main contributors (only the key contributors are expected there, not the exhaus</w:t>
      </w:r>
      <w:r w:rsidR="00C95C46">
        <w:rPr>
          <w:lang w:eastAsia="en-US"/>
        </w:rPr>
        <w:t xml:space="preserve">tive list of all contributors) </w:t>
      </w:r>
    </w:p>
    <w:p w14:paraId="6A124D32" w14:textId="217CCC6B" w:rsidR="00B82879" w:rsidRDefault="00B82879" w:rsidP="003C68E0">
      <w:pPr>
        <w:pStyle w:val="ITEAInstructionsBullet"/>
        <w:rPr>
          <w:lang w:eastAsia="en-US"/>
        </w:rPr>
      </w:pPr>
      <w:r>
        <w:rPr>
          <w:lang w:eastAsia="en-US"/>
        </w:rPr>
        <w:t xml:space="preserve"> </w:t>
      </w:r>
      <w:proofErr w:type="gramStart"/>
      <w:r>
        <w:rPr>
          <w:lang w:eastAsia="en-US"/>
        </w:rPr>
        <w:t>the</w:t>
      </w:r>
      <w:proofErr w:type="gramEnd"/>
      <w:r>
        <w:rPr>
          <w:lang w:eastAsia="en-US"/>
        </w:rPr>
        <w:t xml:space="preserve"> targeted market and its current competitors </w:t>
      </w:r>
      <w:r w:rsidR="00C95C46">
        <w:rPr>
          <w:lang w:eastAsia="en-US"/>
        </w:rPr>
        <w:t>approximately in 50-10</w:t>
      </w:r>
      <w:r w:rsidR="005D2D8E">
        <w:rPr>
          <w:lang w:eastAsia="en-US"/>
        </w:rPr>
        <w:t>0</w:t>
      </w:r>
      <w:r w:rsidR="00C95C46">
        <w:rPr>
          <w:lang w:eastAsia="en-US"/>
        </w:rPr>
        <w:t xml:space="preserve"> words</w:t>
      </w:r>
      <w:r w:rsidR="00D47EA6">
        <w:rPr>
          <w:lang w:eastAsia="en-US"/>
        </w:rPr>
        <w:t xml:space="preserve"> per impact</w:t>
      </w:r>
      <w:r w:rsidR="00C95C46">
        <w:rPr>
          <w:lang w:eastAsia="en-US"/>
        </w:rPr>
        <w:t xml:space="preserve">. </w:t>
      </w:r>
    </w:p>
    <w:p w14:paraId="51113A9F" w14:textId="77777777" w:rsidR="00DD7DBE" w:rsidRPr="00B82879" w:rsidRDefault="00DD7DBE" w:rsidP="00DD7DBE">
      <w:pPr>
        <w:pStyle w:val="ITEABodyText"/>
        <w:rPr>
          <w:lang w:eastAsia="en-US"/>
        </w:rPr>
      </w:pPr>
    </w:p>
    <w:tbl>
      <w:tblPr>
        <w:tblStyle w:val="MediumShading1-Accent2"/>
        <w:tblW w:w="0" w:type="auto"/>
        <w:tblLook w:val="0480" w:firstRow="0" w:lastRow="0" w:firstColumn="1" w:lastColumn="0" w:noHBand="0" w:noVBand="1"/>
      </w:tblPr>
      <w:tblGrid>
        <w:gridCol w:w="9047"/>
      </w:tblGrid>
      <w:tr w:rsidR="00534462" w14:paraId="47E12D62"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9B74BBC" w14:textId="13F2B0CC" w:rsidR="00534462" w:rsidRPr="00355884" w:rsidRDefault="00DB7180" w:rsidP="00DB7180">
            <w:pPr>
              <w:pStyle w:val="ITEABodyText"/>
              <w:rPr>
                <w:b/>
                <w:lang w:eastAsia="en-US"/>
              </w:rPr>
            </w:pPr>
            <w:r w:rsidRPr="00355884">
              <w:rPr>
                <w:b/>
                <w:lang w:eastAsia="en-US"/>
              </w:rPr>
              <w:t xml:space="preserve">1. </w:t>
            </w:r>
            <w:r>
              <w:rPr>
                <w:b/>
                <w:i/>
              </w:rPr>
              <w:t>Better monitoring the road network and providing intelligence to decision makers by using cameras and social media technologies</w:t>
            </w:r>
          </w:p>
        </w:tc>
      </w:tr>
    </w:tbl>
    <w:p w14:paraId="301BCE6E" w14:textId="77777777" w:rsidR="00D91E0C" w:rsidRDefault="00D91E0C" w:rsidP="00E713A3">
      <w:pPr>
        <w:pStyle w:val="ITEABodyText"/>
        <w:rPr>
          <w:i/>
          <w:lang w:eastAsia="en-US"/>
        </w:rPr>
      </w:pPr>
    </w:p>
    <w:p w14:paraId="5FE4892A" w14:textId="035B79A2" w:rsidR="00534462" w:rsidRPr="00F63501" w:rsidRDefault="00DB7180" w:rsidP="00E713A3">
      <w:pPr>
        <w:pStyle w:val="ITEABodyText"/>
        <w:rPr>
          <w:lang w:eastAsia="en-US"/>
          <w:rPrChange w:id="200" w:author="GULTUGCE" w:date="2018-09-09T11:28:00Z">
            <w:rPr>
              <w:i/>
              <w:lang w:eastAsia="en-US"/>
            </w:rPr>
          </w:rPrChange>
        </w:rPr>
      </w:pPr>
      <w:r w:rsidRPr="00F63501">
        <w:rPr>
          <w:lang w:eastAsia="en-US"/>
          <w:rPrChange w:id="201" w:author="GULTUGCE" w:date="2018-09-09T11:28:00Z">
            <w:rPr>
              <w:i/>
              <w:lang w:eastAsia="en-US"/>
            </w:rPr>
          </w:rPrChange>
        </w:rPr>
        <w:t>HD related</w:t>
      </w:r>
      <w:r w:rsidR="00D91E0C" w:rsidRPr="00F63501">
        <w:rPr>
          <w:lang w:eastAsia="en-US"/>
          <w:rPrChange w:id="202" w:author="GULTUGCE" w:date="2018-09-09T11:28:00Z">
            <w:rPr>
              <w:i/>
              <w:lang w:eastAsia="en-US"/>
            </w:rPr>
          </w:rPrChange>
        </w:rPr>
        <w:t xml:space="preserve"> camera facilities and </w:t>
      </w:r>
      <w:r w:rsidR="005B502F" w:rsidRPr="00F63501">
        <w:rPr>
          <w:lang w:eastAsia="en-US"/>
          <w:rPrChange w:id="203" w:author="GULTUGCE" w:date="2018-09-09T11:28:00Z">
            <w:rPr>
              <w:i/>
              <w:lang w:eastAsia="en-US"/>
            </w:rPr>
          </w:rPrChange>
        </w:rPr>
        <w:t>hardware’s</w:t>
      </w:r>
      <w:r w:rsidR="00D91E0C" w:rsidRPr="00F63501">
        <w:rPr>
          <w:lang w:eastAsia="en-US"/>
          <w:rPrChange w:id="204" w:author="GULTUGCE" w:date="2018-09-09T11:28:00Z">
            <w:rPr>
              <w:i/>
              <w:lang w:eastAsia="en-US"/>
            </w:rPr>
          </w:rPrChange>
        </w:rPr>
        <w:t>’</w:t>
      </w:r>
      <w:r w:rsidRPr="00F63501">
        <w:rPr>
          <w:lang w:eastAsia="en-US"/>
          <w:rPrChange w:id="205" w:author="GULTUGCE" w:date="2018-09-09T11:28:00Z">
            <w:rPr>
              <w:i/>
              <w:lang w:eastAsia="en-US"/>
            </w:rPr>
          </w:rPrChange>
        </w:rPr>
        <w:t xml:space="preserve"> </w:t>
      </w:r>
      <w:del w:id="206" w:author="GULTUGCE" w:date="2018-09-09T11:35:00Z">
        <w:r w:rsidRPr="00F63501" w:rsidDel="00BF1969">
          <w:rPr>
            <w:lang w:eastAsia="en-US"/>
            <w:rPrChange w:id="207" w:author="GULTUGCE" w:date="2018-09-09T11:28:00Z">
              <w:rPr>
                <w:i/>
                <w:lang w:eastAsia="en-US"/>
              </w:rPr>
            </w:rPrChange>
          </w:rPr>
          <w:delText>cost</w:delText>
        </w:r>
        <w:r w:rsidR="00D91E0C" w:rsidRPr="00F63501" w:rsidDel="00BF1969">
          <w:rPr>
            <w:lang w:eastAsia="en-US"/>
            <w:rPrChange w:id="208" w:author="GULTUGCE" w:date="2018-09-09T11:28:00Z">
              <w:rPr>
                <w:i/>
                <w:lang w:eastAsia="en-US"/>
              </w:rPr>
            </w:rPrChange>
          </w:rPr>
          <w:delText xml:space="preserve">  are</w:delText>
        </w:r>
      </w:del>
      <w:ins w:id="209" w:author="GULTUGCE" w:date="2018-09-09T11:35:00Z">
        <w:r w:rsidR="00BF1969" w:rsidRPr="00BF1969">
          <w:rPr>
            <w:lang w:eastAsia="en-US"/>
          </w:rPr>
          <w:t>cost</w:t>
        </w:r>
        <w:r w:rsidR="00BF1969">
          <w:rPr>
            <w:lang w:eastAsia="en-US"/>
          </w:rPr>
          <w:t>s</w:t>
        </w:r>
        <w:r w:rsidR="00BF1969" w:rsidRPr="00BF1969">
          <w:rPr>
            <w:lang w:eastAsia="en-US"/>
          </w:rPr>
          <w:t xml:space="preserve"> are</w:t>
        </w:r>
      </w:ins>
      <w:r w:rsidR="00D91E0C" w:rsidRPr="00F63501">
        <w:rPr>
          <w:lang w:eastAsia="en-US"/>
          <w:rPrChange w:id="210" w:author="GULTUGCE" w:date="2018-09-09T11:28:00Z">
            <w:rPr>
              <w:i/>
              <w:lang w:eastAsia="en-US"/>
            </w:rPr>
          </w:rPrChange>
        </w:rPr>
        <w:t xml:space="preserve"> lowered</w:t>
      </w:r>
      <w:r w:rsidRPr="00F63501">
        <w:rPr>
          <w:lang w:eastAsia="en-US"/>
          <w:rPrChange w:id="211" w:author="GULTUGCE" w:date="2018-09-09T11:28:00Z">
            <w:rPr>
              <w:i/>
              <w:lang w:eastAsia="en-US"/>
            </w:rPr>
          </w:rPrChange>
        </w:rPr>
        <w:t xml:space="preserve"> by the technological advancements.</w:t>
      </w:r>
      <w:r w:rsidR="000143A8" w:rsidRPr="00F63501">
        <w:rPr>
          <w:lang w:eastAsia="en-US"/>
          <w:rPrChange w:id="212" w:author="GULTUGCE" w:date="2018-09-09T11:28:00Z">
            <w:rPr>
              <w:i/>
              <w:lang w:eastAsia="en-US"/>
            </w:rPr>
          </w:rPrChange>
        </w:rPr>
        <w:t xml:space="preserve"> This</w:t>
      </w:r>
      <w:r w:rsidRPr="00F63501">
        <w:rPr>
          <w:lang w:eastAsia="en-US"/>
          <w:rPrChange w:id="213" w:author="GULTUGCE" w:date="2018-09-09T11:28:00Z">
            <w:rPr>
              <w:i/>
              <w:lang w:eastAsia="en-US"/>
            </w:rPr>
          </w:rPrChange>
        </w:rPr>
        <w:t xml:space="preserve"> </w:t>
      </w:r>
      <w:r w:rsidR="000143A8" w:rsidRPr="00F63501">
        <w:rPr>
          <w:lang w:eastAsia="en-US"/>
          <w:rPrChange w:id="214" w:author="GULTUGCE" w:date="2018-09-09T11:28:00Z">
            <w:rPr>
              <w:i/>
              <w:lang w:eastAsia="en-US"/>
            </w:rPr>
          </w:rPrChange>
        </w:rPr>
        <w:t>s</w:t>
      </w:r>
      <w:r w:rsidRPr="00F63501">
        <w:rPr>
          <w:lang w:eastAsia="en-US"/>
          <w:rPrChange w:id="215" w:author="GULTUGCE" w:date="2018-09-09T11:28:00Z">
            <w:rPr>
              <w:i/>
              <w:lang w:eastAsia="en-US"/>
            </w:rPr>
          </w:rPrChange>
        </w:rPr>
        <w:t>ystem</w:t>
      </w:r>
      <w:r w:rsidR="00693194" w:rsidRPr="00F63501">
        <w:rPr>
          <w:lang w:eastAsia="en-US"/>
          <w:rPrChange w:id="216" w:author="GULTUGCE" w:date="2018-09-09T11:28:00Z">
            <w:rPr>
              <w:i/>
              <w:lang w:eastAsia="en-US"/>
            </w:rPr>
          </w:rPrChange>
        </w:rPr>
        <w:t xml:space="preserve"> strengthened by </w:t>
      </w:r>
      <w:r w:rsidRPr="00F63501">
        <w:rPr>
          <w:lang w:eastAsia="en-US"/>
          <w:rPrChange w:id="217" w:author="GULTUGCE" w:date="2018-09-09T11:28:00Z">
            <w:rPr>
              <w:i/>
              <w:lang w:eastAsia="en-US"/>
            </w:rPr>
          </w:rPrChange>
        </w:rPr>
        <w:t>image recognition based algorithms has become more popular in the market</w:t>
      </w:r>
      <w:r w:rsidR="000143A8" w:rsidRPr="00F63501">
        <w:rPr>
          <w:lang w:eastAsia="en-US"/>
          <w:rPrChange w:id="218" w:author="GULTUGCE" w:date="2018-09-09T11:28:00Z">
            <w:rPr>
              <w:i/>
              <w:lang w:eastAsia="en-US"/>
            </w:rPr>
          </w:rPrChange>
        </w:rPr>
        <w:t>.</w:t>
      </w:r>
      <w:ins w:id="219" w:author="GULTUGCE" w:date="2018-09-09T12:13:00Z">
        <w:r w:rsidR="004F65D4">
          <w:rPr>
            <w:lang w:eastAsia="en-US"/>
          </w:rPr>
          <w:t xml:space="preserve"> </w:t>
        </w:r>
      </w:ins>
      <w:ins w:id="220" w:author="GULTUGCE" w:date="2018-09-09T12:14:00Z">
        <w:r w:rsidR="004F65D4">
          <w:rPr>
            <w:lang w:eastAsia="en-US"/>
          </w:rPr>
          <w:t xml:space="preserve">Making use of </w:t>
        </w:r>
      </w:ins>
      <w:ins w:id="221" w:author="GULTUGCE" w:date="2018-09-09T12:11:00Z">
        <w:r w:rsidR="004F65D4">
          <w:rPr>
            <w:lang w:eastAsia="en-US"/>
          </w:rPr>
          <w:t xml:space="preserve">this type of technology </w:t>
        </w:r>
      </w:ins>
      <w:ins w:id="222" w:author="GULTUGCE" w:date="2018-09-09T12:31:00Z">
        <w:r w:rsidR="004C7D2C">
          <w:rPr>
            <w:lang w:eastAsia="en-US"/>
          </w:rPr>
          <w:t>enhanced</w:t>
        </w:r>
      </w:ins>
      <w:ins w:id="223" w:author="GULTUGCE" w:date="2018-09-09T12:14:00Z">
        <w:r w:rsidR="004C7D2C">
          <w:rPr>
            <w:lang w:eastAsia="en-US"/>
          </w:rPr>
          <w:t xml:space="preserve"> </w:t>
        </w:r>
      </w:ins>
      <w:ins w:id="224" w:author="GULTUGCE" w:date="2018-09-09T12:31:00Z">
        <w:r w:rsidR="004C7D2C">
          <w:rPr>
            <w:lang w:eastAsia="en-US"/>
          </w:rPr>
          <w:t xml:space="preserve">by </w:t>
        </w:r>
      </w:ins>
      <w:ins w:id="225" w:author="GULTUGCE" w:date="2018-09-09T12:14:00Z">
        <w:r w:rsidR="00B215D4">
          <w:rPr>
            <w:lang w:eastAsia="en-US"/>
          </w:rPr>
          <w:t xml:space="preserve"> </w:t>
        </w:r>
      </w:ins>
      <w:ins w:id="226" w:author="GULTUGCE" w:date="2018-09-09T12:27:00Z">
        <w:r w:rsidR="00B215D4">
          <w:rPr>
            <w:lang w:eastAsia="en-US"/>
          </w:rPr>
          <w:t>machine learning based algorithms</w:t>
        </w:r>
      </w:ins>
      <w:ins w:id="227" w:author="GULTUGCE" w:date="2018-09-09T12:31:00Z">
        <w:r w:rsidR="004C7D2C">
          <w:rPr>
            <w:lang w:eastAsia="en-US"/>
          </w:rPr>
          <w:t xml:space="preserve"> and integrated with social platforms </w:t>
        </w:r>
      </w:ins>
      <w:ins w:id="228" w:author="GULTUGCE" w:date="2018-09-09T12:27:00Z">
        <w:r w:rsidR="00B215D4">
          <w:rPr>
            <w:lang w:eastAsia="en-US"/>
          </w:rPr>
          <w:t xml:space="preserve"> </w:t>
        </w:r>
      </w:ins>
      <w:ins w:id="229" w:author="GULTUGCE" w:date="2018-09-09T12:15:00Z">
        <w:r w:rsidR="004F65D4">
          <w:rPr>
            <w:lang w:eastAsia="en-US"/>
          </w:rPr>
          <w:t xml:space="preserve"> </w:t>
        </w:r>
      </w:ins>
      <w:ins w:id="230" w:author="GULTUGCE" w:date="2018-09-09T12:17:00Z">
        <w:r w:rsidR="00B215D4">
          <w:rPr>
            <w:lang w:eastAsia="en-US"/>
          </w:rPr>
          <w:t>helps</w:t>
        </w:r>
        <w:r w:rsidR="004F65D4">
          <w:rPr>
            <w:lang w:eastAsia="en-US"/>
          </w:rPr>
          <w:t xml:space="preserve"> the officers and  big municipalities   identify  </w:t>
        </w:r>
      </w:ins>
      <w:ins w:id="231" w:author="GULTUGCE" w:date="2018-09-09T12:15:00Z">
        <w:r w:rsidR="004F65D4">
          <w:rPr>
            <w:lang w:eastAsia="en-US"/>
          </w:rPr>
          <w:t xml:space="preserve">   </w:t>
        </w:r>
      </w:ins>
      <w:ins w:id="232" w:author="GULTUGCE" w:date="2018-09-09T12:14:00Z">
        <w:r w:rsidR="004F65D4">
          <w:rPr>
            <w:lang w:eastAsia="en-US"/>
          </w:rPr>
          <w:t xml:space="preserve">  </w:t>
        </w:r>
      </w:ins>
      <w:del w:id="233" w:author="GULTUGCE" w:date="2018-09-09T12:12:00Z">
        <w:r w:rsidR="000143A8" w:rsidRPr="00F63501" w:rsidDel="004F65D4">
          <w:rPr>
            <w:lang w:eastAsia="en-US"/>
            <w:rPrChange w:id="234" w:author="GULTUGCE" w:date="2018-09-09T11:28:00Z">
              <w:rPr>
                <w:i/>
                <w:lang w:eastAsia="en-US"/>
              </w:rPr>
            </w:rPrChange>
          </w:rPr>
          <w:delText xml:space="preserve"> </w:delText>
        </w:r>
      </w:del>
      <w:del w:id="235" w:author="GULTUGCE" w:date="2018-09-09T12:11:00Z">
        <w:r w:rsidR="000143A8" w:rsidRPr="00F63501" w:rsidDel="004F65D4">
          <w:rPr>
            <w:lang w:eastAsia="en-US"/>
            <w:rPrChange w:id="236" w:author="GULTUGCE" w:date="2018-09-09T11:28:00Z">
              <w:rPr>
                <w:i/>
                <w:lang w:eastAsia="en-US"/>
              </w:rPr>
            </w:rPrChange>
          </w:rPr>
          <w:delText>This</w:delText>
        </w:r>
        <w:r w:rsidRPr="00F63501" w:rsidDel="004F65D4">
          <w:rPr>
            <w:lang w:eastAsia="en-US"/>
            <w:rPrChange w:id="237" w:author="GULTUGCE" w:date="2018-09-09T11:28:00Z">
              <w:rPr>
                <w:i/>
                <w:lang w:eastAsia="en-US"/>
              </w:rPr>
            </w:rPrChange>
          </w:rPr>
          <w:delText xml:space="preserve"> technology</w:delText>
        </w:r>
      </w:del>
      <w:del w:id="238" w:author="GULTUGCE" w:date="2018-09-09T12:12:00Z">
        <w:r w:rsidRPr="00F63501" w:rsidDel="004F65D4">
          <w:rPr>
            <w:lang w:eastAsia="en-US"/>
            <w:rPrChange w:id="239" w:author="GULTUGCE" w:date="2018-09-09T11:28:00Z">
              <w:rPr>
                <w:i/>
                <w:lang w:eastAsia="en-US"/>
              </w:rPr>
            </w:rPrChange>
          </w:rPr>
          <w:delText xml:space="preserve"> </w:delText>
        </w:r>
      </w:del>
      <w:del w:id="240" w:author="GULTUGCE" w:date="2018-09-09T11:35:00Z">
        <w:r w:rsidRPr="00F63501" w:rsidDel="00BF1969">
          <w:rPr>
            <w:lang w:eastAsia="en-US"/>
            <w:rPrChange w:id="241" w:author="GULTUGCE" w:date="2018-09-09T11:28:00Z">
              <w:rPr>
                <w:i/>
                <w:lang w:eastAsia="en-US"/>
              </w:rPr>
            </w:rPrChange>
          </w:rPr>
          <w:delText>is  used  for</w:delText>
        </w:r>
      </w:del>
      <w:r w:rsidRPr="00F63501">
        <w:rPr>
          <w:lang w:eastAsia="en-US"/>
          <w:rPrChange w:id="242" w:author="GULTUGCE" w:date="2018-09-09T11:28:00Z">
            <w:rPr>
              <w:i/>
              <w:lang w:eastAsia="en-US"/>
            </w:rPr>
          </w:rPrChange>
        </w:rPr>
        <w:t xml:space="preserve"> safety and secur</w:t>
      </w:r>
      <w:r w:rsidR="000143A8" w:rsidRPr="00F63501">
        <w:rPr>
          <w:lang w:eastAsia="en-US"/>
          <w:rPrChange w:id="243" w:author="GULTUGCE" w:date="2018-09-09T11:28:00Z">
            <w:rPr>
              <w:i/>
              <w:lang w:eastAsia="en-US"/>
            </w:rPr>
          </w:rPrChange>
        </w:rPr>
        <w:t>ity related problems</w:t>
      </w:r>
      <w:ins w:id="244" w:author="GULTUGCE" w:date="2018-09-09T12:31:00Z">
        <w:r w:rsidR="004C7D2C">
          <w:rPr>
            <w:lang w:eastAsia="en-US"/>
          </w:rPr>
          <w:t xml:space="preserve"> easily and accurately</w:t>
        </w:r>
      </w:ins>
      <w:ins w:id="245" w:author="GULTUGCE" w:date="2018-09-09T12:21:00Z">
        <w:r w:rsidR="00B215D4">
          <w:rPr>
            <w:lang w:eastAsia="en-US"/>
          </w:rPr>
          <w:t xml:space="preserve"> </w:t>
        </w:r>
      </w:ins>
      <w:r w:rsidR="000143A8" w:rsidRPr="00F63501">
        <w:rPr>
          <w:lang w:eastAsia="en-US"/>
          <w:rPrChange w:id="246" w:author="GULTUGCE" w:date="2018-09-09T11:28:00Z">
            <w:rPr>
              <w:i/>
              <w:lang w:eastAsia="en-US"/>
            </w:rPr>
          </w:rPrChange>
        </w:rPr>
        <w:t xml:space="preserve"> </w:t>
      </w:r>
      <w:r w:rsidR="00DC34DD" w:rsidRPr="00F63501">
        <w:rPr>
          <w:lang w:eastAsia="en-US"/>
          <w:rPrChange w:id="247" w:author="GULTUGCE" w:date="2018-09-09T11:28:00Z">
            <w:rPr>
              <w:i/>
              <w:lang w:eastAsia="en-US"/>
            </w:rPr>
          </w:rPrChange>
        </w:rPr>
        <w:t>,</w:t>
      </w:r>
      <w:ins w:id="248" w:author="GULTUGCE" w:date="2018-09-09T12:21:00Z">
        <w:r w:rsidR="00B215D4">
          <w:rPr>
            <w:lang w:eastAsia="en-US"/>
          </w:rPr>
          <w:t xml:space="preserve"> </w:t>
        </w:r>
      </w:ins>
      <w:ins w:id="249" w:author="GULTUGCE" w:date="2018-09-09T12:27:00Z">
        <w:r w:rsidR="00B215D4">
          <w:rPr>
            <w:lang w:eastAsia="en-US"/>
          </w:rPr>
          <w:t xml:space="preserve"> </w:t>
        </w:r>
      </w:ins>
      <w:ins w:id="250" w:author="GULTUGCE" w:date="2018-09-09T12:21:00Z">
        <w:r w:rsidR="00B215D4">
          <w:rPr>
            <w:lang w:eastAsia="en-US"/>
          </w:rPr>
          <w:t xml:space="preserve"> guides them to establish  a good work management and strategy that</w:t>
        </w:r>
      </w:ins>
      <w:ins w:id="251" w:author="GULTUGCE" w:date="2018-09-09T12:20:00Z">
        <w:r w:rsidR="004F65D4">
          <w:rPr>
            <w:lang w:eastAsia="en-US"/>
          </w:rPr>
          <w:t xml:space="preserve">  increases </w:t>
        </w:r>
      </w:ins>
      <w:r w:rsidR="00DC34DD" w:rsidRPr="00F63501">
        <w:rPr>
          <w:lang w:eastAsia="en-US"/>
          <w:rPrChange w:id="252" w:author="GULTUGCE" w:date="2018-09-09T11:28:00Z">
            <w:rPr>
              <w:i/>
              <w:lang w:eastAsia="en-US"/>
            </w:rPr>
          </w:rPrChange>
        </w:rPr>
        <w:t xml:space="preserve"> surveillance</w:t>
      </w:r>
      <w:ins w:id="253" w:author="GULTUGCE" w:date="2018-09-09T12:19:00Z">
        <w:r w:rsidR="004F65D4">
          <w:rPr>
            <w:lang w:eastAsia="en-US"/>
          </w:rPr>
          <w:t xml:space="preserve">  of   people   who   are in  the traffic and public areas</w:t>
        </w:r>
      </w:ins>
      <w:ins w:id="254" w:author="GULTUGCE" w:date="2018-09-09T12:23:00Z">
        <w:r w:rsidR="004C7D2C">
          <w:rPr>
            <w:lang w:eastAsia="en-US"/>
          </w:rPr>
          <w:t xml:space="preserve"> . </w:t>
        </w:r>
      </w:ins>
      <w:proofErr w:type="gramStart"/>
      <w:ins w:id="255" w:author="GULTUGCE" w:date="2018-09-09T12:37:00Z">
        <w:r w:rsidR="004C7D2C">
          <w:rPr>
            <w:lang w:eastAsia="en-US"/>
          </w:rPr>
          <w:t>INSIST  als</w:t>
        </w:r>
      </w:ins>
      <w:ins w:id="256" w:author="GULTUGCE" w:date="2018-09-09T12:38:00Z">
        <w:r w:rsidR="004C7D2C">
          <w:rPr>
            <w:lang w:eastAsia="en-US"/>
          </w:rPr>
          <w:t>o</w:t>
        </w:r>
        <w:proofErr w:type="gramEnd"/>
        <w:r w:rsidR="004C7D2C">
          <w:rPr>
            <w:lang w:eastAsia="en-US"/>
          </w:rPr>
          <w:t xml:space="preserve"> aims to </w:t>
        </w:r>
      </w:ins>
      <w:ins w:id="257" w:author="GULTUGCE" w:date="2018-09-09T12:25:00Z">
        <w:r w:rsidR="00B215D4">
          <w:rPr>
            <w:lang w:eastAsia="en-US"/>
          </w:rPr>
          <w:t xml:space="preserve"> </w:t>
        </w:r>
        <w:r w:rsidR="004C7D2C">
          <w:rPr>
            <w:lang w:eastAsia="en-US"/>
          </w:rPr>
          <w:t xml:space="preserve"> define </w:t>
        </w:r>
        <w:r w:rsidR="00B215D4" w:rsidRPr="00B215D4">
          <w:rPr>
            <w:lang w:eastAsia="en-US"/>
          </w:rPr>
          <w:t xml:space="preserve"> point bas</w:t>
        </w:r>
        <w:r w:rsidR="004C7D2C">
          <w:rPr>
            <w:lang w:eastAsia="en-US"/>
          </w:rPr>
          <w:t>ed</w:t>
        </w:r>
      </w:ins>
      <w:ins w:id="258" w:author="GULTUGCE" w:date="2018-09-09T12:35:00Z">
        <w:r w:rsidR="004C7D2C">
          <w:rPr>
            <w:lang w:eastAsia="en-US"/>
          </w:rPr>
          <w:t xml:space="preserve">  </w:t>
        </w:r>
        <w:r w:rsidR="004C7D2C" w:rsidRPr="00B215D4">
          <w:rPr>
            <w:lang w:eastAsia="en-US"/>
          </w:rPr>
          <w:t>bus-based</w:t>
        </w:r>
        <w:r w:rsidR="004C7D2C">
          <w:rPr>
            <w:lang w:eastAsia="en-US"/>
          </w:rPr>
          <w:t xml:space="preserve">  </w:t>
        </w:r>
      </w:ins>
      <w:ins w:id="259" w:author="GULTUGCE" w:date="2018-09-09T12:25:00Z">
        <w:r w:rsidR="004C7D2C">
          <w:rPr>
            <w:lang w:eastAsia="en-US"/>
          </w:rPr>
          <w:t>traffic problem</w:t>
        </w:r>
      </w:ins>
      <w:ins w:id="260" w:author="GULTUGCE" w:date="2018-09-09T12:36:00Z">
        <w:r w:rsidR="004C7D2C">
          <w:rPr>
            <w:lang w:eastAsia="en-US"/>
          </w:rPr>
          <w:t>s</w:t>
        </w:r>
      </w:ins>
      <w:ins w:id="261" w:author="GULTUGCE" w:date="2018-09-09T12:35:00Z">
        <w:r w:rsidR="004C7D2C">
          <w:rPr>
            <w:lang w:eastAsia="en-US"/>
          </w:rPr>
          <w:t xml:space="preserve"> </w:t>
        </w:r>
      </w:ins>
      <w:ins w:id="262" w:author="GULTUGCE" w:date="2018-09-09T12:36:00Z">
        <w:r w:rsidR="004C7D2C">
          <w:rPr>
            <w:lang w:eastAsia="en-US"/>
          </w:rPr>
          <w:t xml:space="preserve">associated with </w:t>
        </w:r>
      </w:ins>
      <w:ins w:id="263" w:author="GULTUGCE" w:date="2018-09-09T12:25:00Z">
        <w:r w:rsidR="00B215D4">
          <w:rPr>
            <w:lang w:eastAsia="en-US"/>
          </w:rPr>
          <w:t>public transportation</w:t>
        </w:r>
      </w:ins>
      <w:ins w:id="264" w:author="GULTUGCE" w:date="2018-09-09T12:36:00Z">
        <w:r w:rsidR="004C7D2C">
          <w:rPr>
            <w:lang w:eastAsia="en-US"/>
          </w:rPr>
          <w:t xml:space="preserve"> scheduling and planning</w:t>
        </w:r>
      </w:ins>
      <w:ins w:id="265" w:author="GULTUGCE" w:date="2018-09-09T12:25:00Z">
        <w:r w:rsidR="004C7D2C">
          <w:rPr>
            <w:lang w:eastAsia="en-US"/>
          </w:rPr>
          <w:t xml:space="preserve">, hence municipalities </w:t>
        </w:r>
      </w:ins>
      <w:ins w:id="266" w:author="GULTUGCE" w:date="2018-09-09T12:28:00Z">
        <w:r w:rsidR="00B215D4">
          <w:rPr>
            <w:lang w:eastAsia="en-US"/>
          </w:rPr>
          <w:t xml:space="preserve"> </w:t>
        </w:r>
      </w:ins>
      <w:ins w:id="267" w:author="GULTUGCE" w:date="2018-09-09T12:34:00Z">
        <w:r w:rsidR="004C7D2C">
          <w:rPr>
            <w:lang w:eastAsia="en-US"/>
          </w:rPr>
          <w:t xml:space="preserve"> can take timely intervention.</w:t>
        </w:r>
      </w:ins>
      <w:ins w:id="268" w:author="GULTUGCE" w:date="2018-09-09T12:32:00Z">
        <w:r w:rsidR="004C7D2C">
          <w:rPr>
            <w:lang w:eastAsia="en-US"/>
          </w:rPr>
          <w:t xml:space="preserve"> </w:t>
        </w:r>
      </w:ins>
      <w:ins w:id="269" w:author="GULTUGCE" w:date="2018-09-09T12:28:00Z">
        <w:r w:rsidR="00B215D4">
          <w:rPr>
            <w:lang w:eastAsia="en-US"/>
          </w:rPr>
          <w:t xml:space="preserve"> </w:t>
        </w:r>
      </w:ins>
      <w:ins w:id="270" w:author="GULTUGCE" w:date="2018-09-09T12:25:00Z">
        <w:r w:rsidR="00B215D4">
          <w:rPr>
            <w:lang w:eastAsia="en-US"/>
          </w:rPr>
          <w:t xml:space="preserve"> </w:t>
        </w:r>
      </w:ins>
      <w:del w:id="271" w:author="GULTUGCE" w:date="2018-09-09T12:25:00Z">
        <w:r w:rsidR="00DC34DD" w:rsidRPr="00F63501" w:rsidDel="00B215D4">
          <w:rPr>
            <w:lang w:eastAsia="en-US"/>
            <w:rPrChange w:id="272" w:author="GULTUGCE" w:date="2018-09-09T11:28:00Z">
              <w:rPr>
                <w:i/>
                <w:lang w:eastAsia="en-US"/>
              </w:rPr>
            </w:rPrChange>
          </w:rPr>
          <w:delText xml:space="preserve"> </w:delText>
        </w:r>
      </w:del>
      <w:del w:id="273" w:author="GULTUGCE" w:date="2018-09-09T12:26:00Z">
        <w:r w:rsidR="00DC34DD" w:rsidRPr="00F63501" w:rsidDel="00B215D4">
          <w:rPr>
            <w:lang w:eastAsia="en-US"/>
            <w:rPrChange w:id="274" w:author="GULTUGCE" w:date="2018-09-09T11:28:00Z">
              <w:rPr>
                <w:i/>
                <w:lang w:eastAsia="en-US"/>
              </w:rPr>
            </w:rPrChange>
          </w:rPr>
          <w:delText>and</w:delText>
        </w:r>
      </w:del>
      <w:del w:id="275" w:author="GULTUGCE" w:date="2018-09-09T12:20:00Z">
        <w:r w:rsidR="00DC34DD" w:rsidRPr="00F63501" w:rsidDel="00B215D4">
          <w:rPr>
            <w:lang w:eastAsia="en-US"/>
            <w:rPrChange w:id="276" w:author="GULTUGCE" w:date="2018-09-09T11:28:00Z">
              <w:rPr>
                <w:i/>
                <w:lang w:eastAsia="en-US"/>
              </w:rPr>
            </w:rPrChange>
          </w:rPr>
          <w:delText xml:space="preserve">  tracking</w:delText>
        </w:r>
      </w:del>
      <w:del w:id="277" w:author="GULTUGCE" w:date="2018-09-09T12:26:00Z">
        <w:r w:rsidR="00DC34DD" w:rsidRPr="00F63501" w:rsidDel="00B215D4">
          <w:rPr>
            <w:lang w:eastAsia="en-US"/>
            <w:rPrChange w:id="278" w:author="GULTUGCE" w:date="2018-09-09T11:28:00Z">
              <w:rPr>
                <w:i/>
                <w:lang w:eastAsia="en-US"/>
              </w:rPr>
            </w:rPrChange>
          </w:rPr>
          <w:delText xml:space="preserve"> optimi</w:delText>
        </w:r>
      </w:del>
      <w:del w:id="279" w:author="GULTUGCE" w:date="2018-09-09T12:20:00Z">
        <w:r w:rsidR="00DC34DD" w:rsidRPr="00F63501" w:rsidDel="00B215D4">
          <w:rPr>
            <w:lang w:eastAsia="en-US"/>
            <w:rPrChange w:id="280" w:author="GULTUGCE" w:date="2018-09-09T11:28:00Z">
              <w:rPr>
                <w:i/>
                <w:lang w:eastAsia="en-US"/>
              </w:rPr>
            </w:rPrChange>
          </w:rPr>
          <w:delText>zation</w:delText>
        </w:r>
      </w:del>
      <w:del w:id="281" w:author="GULTUGCE" w:date="2018-09-09T12:26:00Z">
        <w:r w:rsidR="00DC34DD" w:rsidRPr="00F63501" w:rsidDel="00B215D4">
          <w:rPr>
            <w:lang w:eastAsia="en-US"/>
            <w:rPrChange w:id="282" w:author="GULTUGCE" w:date="2018-09-09T11:28:00Z">
              <w:rPr>
                <w:i/>
                <w:lang w:eastAsia="en-US"/>
              </w:rPr>
            </w:rPrChange>
          </w:rPr>
          <w:delText xml:space="preserve">  </w:delText>
        </w:r>
        <w:r w:rsidR="000143A8" w:rsidRPr="00F63501" w:rsidDel="00B215D4">
          <w:rPr>
            <w:lang w:eastAsia="en-US"/>
            <w:rPrChange w:id="283" w:author="GULTUGCE" w:date="2018-09-09T11:28:00Z">
              <w:rPr>
                <w:i/>
                <w:lang w:eastAsia="en-US"/>
              </w:rPr>
            </w:rPrChange>
          </w:rPr>
          <w:delText>in the cities</w:delText>
        </w:r>
        <w:r w:rsidR="00DC34DD" w:rsidRPr="00F63501" w:rsidDel="00B215D4">
          <w:rPr>
            <w:lang w:eastAsia="en-US"/>
            <w:rPrChange w:id="284" w:author="GULTUGCE" w:date="2018-09-09T11:28:00Z">
              <w:rPr>
                <w:i/>
                <w:lang w:eastAsia="en-US"/>
              </w:rPr>
            </w:rPrChange>
          </w:rPr>
          <w:delText xml:space="preserve"> </w:delText>
        </w:r>
      </w:del>
      <w:proofErr w:type="gramStart"/>
      <w:ins w:id="285" w:author="GULTUGCE" w:date="2018-09-09T12:12:00Z">
        <w:r w:rsidR="004F65D4">
          <w:rPr>
            <w:lang w:eastAsia="en-US"/>
          </w:rPr>
          <w:t>proposes</w:t>
        </w:r>
      </w:ins>
      <w:proofErr w:type="gramEnd"/>
      <w:del w:id="286" w:author="GULTUGCE" w:date="2018-09-09T12:13:00Z">
        <w:r w:rsidR="00DC34DD" w:rsidRPr="00F63501" w:rsidDel="004F65D4">
          <w:rPr>
            <w:lang w:eastAsia="en-US"/>
            <w:rPrChange w:id="287" w:author="GULTUGCE" w:date="2018-09-09T11:28:00Z">
              <w:rPr>
                <w:i/>
                <w:lang w:eastAsia="en-US"/>
              </w:rPr>
            </w:rPrChange>
          </w:rPr>
          <w:delText xml:space="preserve"> with a  </w:delText>
        </w:r>
      </w:del>
      <w:del w:id="288" w:author="GULTUGCE" w:date="2018-09-09T12:40:00Z">
        <w:r w:rsidR="00DC34DD" w:rsidRPr="00F63501" w:rsidDel="004C7D2C">
          <w:rPr>
            <w:lang w:eastAsia="en-US"/>
            <w:rPrChange w:id="289" w:author="GULTUGCE" w:date="2018-09-09T11:28:00Z">
              <w:rPr>
                <w:i/>
                <w:lang w:eastAsia="en-US"/>
              </w:rPr>
            </w:rPrChange>
          </w:rPr>
          <w:delText>high quality of service as a robust, easy to use, reliable and efficient platform.</w:delText>
        </w:r>
        <w:r w:rsidR="000143A8" w:rsidRPr="00F63501" w:rsidDel="004C7D2C">
          <w:rPr>
            <w:lang w:eastAsia="en-US"/>
            <w:rPrChange w:id="290" w:author="GULTUGCE" w:date="2018-09-09T11:28:00Z">
              <w:rPr>
                <w:i/>
                <w:lang w:eastAsia="en-US"/>
              </w:rPr>
            </w:rPrChange>
          </w:rPr>
          <w:delText xml:space="preserve"> Integrating with social media plat</w:delText>
        </w:r>
        <w:r w:rsidR="00DC34DD" w:rsidRPr="00F63501" w:rsidDel="004C7D2C">
          <w:rPr>
            <w:lang w:eastAsia="en-US"/>
            <w:rPrChange w:id="291" w:author="GULTUGCE" w:date="2018-09-09T11:28:00Z">
              <w:rPr>
                <w:i/>
                <w:lang w:eastAsia="en-US"/>
              </w:rPr>
            </w:rPrChange>
          </w:rPr>
          <w:delText>forms contributes to monitoring</w:delText>
        </w:r>
        <w:r w:rsidR="000143A8" w:rsidRPr="00F63501" w:rsidDel="004C7D2C">
          <w:rPr>
            <w:lang w:eastAsia="en-US"/>
            <w:rPrChange w:id="292" w:author="GULTUGCE" w:date="2018-09-09T11:28:00Z">
              <w:rPr>
                <w:i/>
                <w:lang w:eastAsia="en-US"/>
              </w:rPr>
            </w:rPrChange>
          </w:rPr>
          <w:delText xml:space="preserve"> and surveillance system used by municipality.</w:delText>
        </w:r>
      </w:del>
      <w:r w:rsidR="000143A8" w:rsidRPr="00F63501">
        <w:rPr>
          <w:lang w:eastAsia="en-US"/>
          <w:rPrChange w:id="293" w:author="GULTUGCE" w:date="2018-09-09T11:28:00Z">
            <w:rPr>
              <w:i/>
              <w:lang w:eastAsia="en-US"/>
            </w:rPr>
          </w:rPrChange>
        </w:rPr>
        <w:t xml:space="preserve">  </w:t>
      </w:r>
      <w:r w:rsidRPr="00F63501">
        <w:rPr>
          <w:lang w:eastAsia="en-US"/>
          <w:rPrChange w:id="294" w:author="GULTUGCE" w:date="2018-09-09T11:28:00Z">
            <w:rPr>
              <w:i/>
              <w:lang w:eastAsia="en-US"/>
            </w:rPr>
          </w:rPrChange>
        </w:rPr>
        <w:t xml:space="preserve">   </w:t>
      </w:r>
    </w:p>
    <w:p w14:paraId="65766712" w14:textId="77777777" w:rsidR="00D91E0C" w:rsidRDefault="00D91E0C" w:rsidP="00D91E0C">
      <w:pPr>
        <w:pStyle w:val="ITEABodyText"/>
        <w:rPr>
          <w:b/>
          <w:i/>
          <w:lang w:eastAsia="en-US"/>
        </w:rPr>
      </w:pPr>
    </w:p>
    <w:p w14:paraId="0A5D0B9D" w14:textId="77777777" w:rsidR="00D91E0C" w:rsidRDefault="00D91E0C" w:rsidP="00D91E0C">
      <w:pPr>
        <w:pStyle w:val="ITEABodyText"/>
        <w:rPr>
          <w:lang w:eastAsia="en-US"/>
        </w:rPr>
      </w:pPr>
      <w:r w:rsidRPr="003A354C">
        <w:rPr>
          <w:b/>
          <w:i/>
          <w:lang w:eastAsia="en-US"/>
        </w:rPr>
        <w:t>Main contributors</w:t>
      </w:r>
      <w:r>
        <w:rPr>
          <w:lang w:eastAsia="en-US"/>
        </w:rPr>
        <w:t xml:space="preserve">: </w:t>
      </w:r>
      <w:r>
        <w:rPr>
          <w:lang w:eastAsia="en-US"/>
        </w:rPr>
        <w:tab/>
      </w:r>
      <w:r>
        <w:t>Verisun, Argedor</w:t>
      </w:r>
    </w:p>
    <w:p w14:paraId="2E9332FE" w14:textId="77777777" w:rsidR="00D91E0C" w:rsidRDefault="00D91E0C" w:rsidP="00D91E0C">
      <w:pPr>
        <w:pStyle w:val="ITEABodyText"/>
        <w:rPr>
          <w:lang w:eastAsia="en-US"/>
        </w:rPr>
      </w:pPr>
      <w:r w:rsidRPr="003A354C">
        <w:rPr>
          <w:b/>
          <w:i/>
          <w:lang w:eastAsia="en-US"/>
        </w:rPr>
        <w:t>Market/competitors</w:t>
      </w:r>
      <w:r>
        <w:rPr>
          <w:lang w:eastAsia="en-US"/>
        </w:rPr>
        <w:t xml:space="preserve">: </w:t>
      </w:r>
    </w:p>
    <w:p w14:paraId="26E2CA44" w14:textId="77777777" w:rsidR="00D91E0C" w:rsidRPr="00D04B3B" w:rsidRDefault="00D91E0C" w:rsidP="00E713A3">
      <w:pPr>
        <w:pStyle w:val="ITEABodyText"/>
        <w:rPr>
          <w:i/>
          <w:lang w:eastAsia="en-US"/>
        </w:rPr>
      </w:pPr>
    </w:p>
    <w:p w14:paraId="0B8A0DAF" w14:textId="4A3BB616" w:rsidR="00DB7180" w:rsidRDefault="00DB7180" w:rsidP="00E713A3">
      <w:pPr>
        <w:pStyle w:val="ITEABodyText"/>
        <w:rPr>
          <w:b/>
          <w:i/>
          <w:lang w:eastAsia="en-US"/>
        </w:rPr>
      </w:pPr>
    </w:p>
    <w:p w14:paraId="6FC536B7" w14:textId="77777777" w:rsidR="00DB7180" w:rsidRDefault="00DB7180" w:rsidP="00E713A3">
      <w:pPr>
        <w:pStyle w:val="ITEABodyText"/>
        <w:rPr>
          <w:lang w:eastAsia="en-US"/>
        </w:rPr>
      </w:pPr>
    </w:p>
    <w:tbl>
      <w:tblPr>
        <w:tblStyle w:val="MediumShading1-Accent2"/>
        <w:tblW w:w="0" w:type="auto"/>
        <w:tblLook w:val="0480" w:firstRow="0" w:lastRow="0" w:firstColumn="1" w:lastColumn="0" w:noHBand="0" w:noVBand="1"/>
      </w:tblPr>
      <w:tblGrid>
        <w:gridCol w:w="9047"/>
      </w:tblGrid>
      <w:tr w:rsidR="00534462" w14:paraId="3D4C56E7" w14:textId="77777777" w:rsidTr="00A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833262C" w14:textId="466DF96C" w:rsidR="00534462" w:rsidRPr="00355884" w:rsidRDefault="00534462" w:rsidP="003C68E0">
            <w:pPr>
              <w:pStyle w:val="ITEABodyText"/>
              <w:jc w:val="center"/>
              <w:rPr>
                <w:b/>
                <w:lang w:eastAsia="en-US"/>
              </w:rPr>
            </w:pPr>
            <w:r>
              <w:rPr>
                <w:b/>
                <w:lang w:eastAsia="en-US"/>
              </w:rPr>
              <w:t>2</w:t>
            </w:r>
            <w:r w:rsidR="007A59F9">
              <w:rPr>
                <w:b/>
                <w:lang w:eastAsia="en-US"/>
              </w:rPr>
              <w:t>. People Tracking Systems and  Traffic Governance   Optimization</w:t>
            </w:r>
          </w:p>
        </w:tc>
      </w:tr>
    </w:tbl>
    <w:p w14:paraId="4DAFB3E6" w14:textId="77468D8C" w:rsidR="00693194" w:rsidRPr="00DC0E83" w:rsidRDefault="009174D3" w:rsidP="00DC0E83">
      <w:pPr>
        <w:rPr>
          <w:lang w:val="en-US"/>
        </w:rPr>
      </w:pPr>
      <w:r>
        <w:rPr>
          <w:lang w:val="en-US"/>
        </w:rPr>
        <w:t xml:space="preserve">Since public transportation in the heavy-traffic cities is one of the tough issues for citizens' safety and comfort, </w:t>
      </w:r>
      <w:r w:rsidR="00DC0E83">
        <w:rPr>
          <w:lang w:val="en-US"/>
        </w:rPr>
        <w:t xml:space="preserve">INSIST improves </w:t>
      </w:r>
      <w:r w:rsidRPr="009952B5">
        <w:rPr>
          <w:lang w:val="en-US"/>
        </w:rPr>
        <w:t>context - aware detection techniques for monitoring and collect</w:t>
      </w:r>
      <w:r>
        <w:rPr>
          <w:lang w:val="en-US"/>
        </w:rPr>
        <w:t xml:space="preserve">ing traffic related information, </w:t>
      </w:r>
      <w:r w:rsidR="00DC0E83">
        <w:rPr>
          <w:lang w:val="en-US"/>
        </w:rPr>
        <w:t>in the INSIST project</w:t>
      </w:r>
    </w:p>
    <w:p w14:paraId="58E281E7" w14:textId="4AE5EFD2" w:rsidR="00693194" w:rsidRDefault="009174D3" w:rsidP="00693194">
      <w:pPr>
        <w:pStyle w:val="ITEABodyText"/>
        <w:rPr>
          <w:lang w:eastAsia="en-US"/>
        </w:rPr>
      </w:pPr>
      <w:r>
        <w:rPr>
          <w:lang w:eastAsia="en-US"/>
        </w:rPr>
        <w:t xml:space="preserve">The experiences gained through the project steps will </w:t>
      </w:r>
      <w:proofErr w:type="gramStart"/>
      <w:r>
        <w:rPr>
          <w:lang w:eastAsia="en-US"/>
        </w:rPr>
        <w:t>encourage  other</w:t>
      </w:r>
      <w:proofErr w:type="gramEnd"/>
      <w:r>
        <w:rPr>
          <w:lang w:eastAsia="en-US"/>
        </w:rPr>
        <w:t xml:space="preserve"> investors and  professionals to allocate more budget for RD based products and projects. With the use of advanced technologies</w:t>
      </w:r>
      <w:proofErr w:type="gramStart"/>
      <w:r>
        <w:rPr>
          <w:lang w:eastAsia="en-US"/>
        </w:rPr>
        <w:t>,  Industry</w:t>
      </w:r>
      <w:proofErr w:type="gramEnd"/>
      <w:r>
        <w:rPr>
          <w:lang w:eastAsia="en-US"/>
        </w:rPr>
        <w:t xml:space="preserve"> 4.0   transformation can be more adaptable  and easy-to-use for corporates and  SME(small-medium enterprises. There are tremendous number </w:t>
      </w:r>
      <w:proofErr w:type="gramStart"/>
      <w:r>
        <w:rPr>
          <w:lang w:eastAsia="en-US"/>
        </w:rPr>
        <w:t>of  traffic</w:t>
      </w:r>
      <w:proofErr w:type="gramEnd"/>
      <w:r>
        <w:rPr>
          <w:lang w:eastAsia="en-US"/>
        </w:rPr>
        <w:t xml:space="preserve"> accident</w:t>
      </w:r>
      <w:r w:rsidR="00DC0E83">
        <w:rPr>
          <w:lang w:eastAsia="en-US"/>
        </w:rPr>
        <w:t>s</w:t>
      </w:r>
      <w:r>
        <w:rPr>
          <w:lang w:eastAsia="en-US"/>
        </w:rPr>
        <w:t xml:space="preserve"> and traffic-congestion</w:t>
      </w:r>
      <w:r w:rsidR="00DC0E83">
        <w:rPr>
          <w:lang w:eastAsia="en-US"/>
        </w:rPr>
        <w:t>s</w:t>
      </w:r>
      <w:r>
        <w:rPr>
          <w:lang w:eastAsia="en-US"/>
        </w:rPr>
        <w:t xml:space="preserve"> related issues</w:t>
      </w:r>
      <w:r w:rsidR="007E4538">
        <w:rPr>
          <w:lang w:eastAsia="en-US"/>
        </w:rPr>
        <w:t xml:space="preserve"> happening annually. </w:t>
      </w:r>
      <w:proofErr w:type="gramStart"/>
      <w:r w:rsidR="007E4538">
        <w:rPr>
          <w:lang w:eastAsia="en-US"/>
        </w:rPr>
        <w:t xml:space="preserve">Adapting </w:t>
      </w:r>
      <w:r w:rsidR="00DC0E83">
        <w:rPr>
          <w:lang w:eastAsia="en-US"/>
        </w:rPr>
        <w:t xml:space="preserve"> INSIST</w:t>
      </w:r>
      <w:proofErr w:type="gramEnd"/>
      <w:r w:rsidR="007E4538">
        <w:rPr>
          <w:lang w:eastAsia="en-US"/>
        </w:rPr>
        <w:t xml:space="preserve"> into </w:t>
      </w:r>
      <w:r w:rsidR="007E4538">
        <w:rPr>
          <w:lang w:eastAsia="en-US"/>
        </w:rPr>
        <w:lastRenderedPageBreak/>
        <w:t xml:space="preserve">municipalities </w:t>
      </w:r>
      <w:r w:rsidR="00DC0E83">
        <w:rPr>
          <w:lang w:eastAsia="en-US"/>
        </w:rPr>
        <w:t xml:space="preserve"> wi</w:t>
      </w:r>
      <w:r w:rsidR="007E4538">
        <w:rPr>
          <w:lang w:eastAsia="en-US"/>
        </w:rPr>
        <w:t xml:space="preserve">ll ease traffic governance and management as well as contribute  to propose what other type of  solutions can be improved.  Introducing smart city technologies will help people and city officer to optimize city and governmental </w:t>
      </w:r>
      <w:proofErr w:type="gramStart"/>
      <w:r w:rsidR="007E4538">
        <w:rPr>
          <w:lang w:eastAsia="en-US"/>
        </w:rPr>
        <w:t>operations  in</w:t>
      </w:r>
      <w:proofErr w:type="gramEnd"/>
      <w:r w:rsidR="007E4538">
        <w:rPr>
          <w:lang w:eastAsia="en-US"/>
        </w:rPr>
        <w:t xml:space="preserve"> an organized way. </w:t>
      </w:r>
      <w:r w:rsidR="00DC0E83">
        <w:rPr>
          <w:lang w:eastAsia="en-US"/>
        </w:rPr>
        <w:t xml:space="preserve">The city officers can </w:t>
      </w:r>
      <w:proofErr w:type="gramStart"/>
      <w:r w:rsidR="00DC0E83">
        <w:rPr>
          <w:lang w:eastAsia="en-US"/>
        </w:rPr>
        <w:t>respond  to</w:t>
      </w:r>
      <w:proofErr w:type="gramEnd"/>
      <w:r w:rsidR="00DC0E83">
        <w:rPr>
          <w:lang w:eastAsia="en-US"/>
        </w:rPr>
        <w:t xml:space="preserve">  the complaints or wishes from  pedestrians and drivers   by gathering information via social media platform. With </w:t>
      </w:r>
      <w:proofErr w:type="gramStart"/>
      <w:r w:rsidR="00DC0E83">
        <w:rPr>
          <w:lang w:eastAsia="en-US"/>
        </w:rPr>
        <w:t>the  help</w:t>
      </w:r>
      <w:proofErr w:type="gramEnd"/>
      <w:r w:rsidR="00DC0E83">
        <w:rPr>
          <w:lang w:eastAsia="en-US"/>
        </w:rPr>
        <w:t xml:space="preserve">  of increasing number of people contribution on social media platform, officers can take precautions  against unexpected events and handle traffic issues in shortest time as well as surveillance and safety can be maintained  easily</w:t>
      </w:r>
    </w:p>
    <w:p w14:paraId="00CC2E6B" w14:textId="39382A38" w:rsidR="00D91E0C" w:rsidRDefault="00D91E0C" w:rsidP="00D91E0C">
      <w:pPr>
        <w:pStyle w:val="ITEABodyText"/>
        <w:rPr>
          <w:b/>
          <w:i/>
          <w:lang w:eastAsia="en-US"/>
        </w:rPr>
      </w:pPr>
    </w:p>
    <w:p w14:paraId="341D6C34" w14:textId="77777777" w:rsidR="00D91E0C" w:rsidRDefault="00D91E0C" w:rsidP="00D91E0C">
      <w:pPr>
        <w:pStyle w:val="ITEABodyText"/>
        <w:rPr>
          <w:lang w:eastAsia="en-US"/>
        </w:rPr>
      </w:pPr>
      <w:r w:rsidRPr="003A354C">
        <w:rPr>
          <w:b/>
          <w:i/>
          <w:lang w:eastAsia="en-US"/>
        </w:rPr>
        <w:t>Main contributors</w:t>
      </w:r>
      <w:r>
        <w:rPr>
          <w:lang w:eastAsia="en-US"/>
        </w:rPr>
        <w:t xml:space="preserve">: </w:t>
      </w:r>
      <w:r>
        <w:rPr>
          <w:lang w:eastAsia="en-US"/>
        </w:rPr>
        <w:tab/>
      </w:r>
      <w:r>
        <w:t>Verisun, Argedor</w:t>
      </w:r>
    </w:p>
    <w:p w14:paraId="751931AE" w14:textId="4EBA0B24" w:rsidR="00D91E0C" w:rsidRDefault="00D91E0C" w:rsidP="00534462">
      <w:pPr>
        <w:pStyle w:val="ITEABodyText"/>
        <w:rPr>
          <w:lang w:eastAsia="en-US"/>
        </w:rPr>
      </w:pPr>
      <w:r w:rsidRPr="003A354C">
        <w:rPr>
          <w:b/>
          <w:i/>
          <w:lang w:eastAsia="en-US"/>
        </w:rPr>
        <w:t>Market/competitors</w:t>
      </w:r>
      <w:r>
        <w:rPr>
          <w:lang w:eastAsia="en-US"/>
        </w:rPr>
        <w:t xml:space="preserve">: </w:t>
      </w:r>
    </w:p>
    <w:p w14:paraId="5E994E4E" w14:textId="3A5DE8F1" w:rsidR="00D91E0C" w:rsidRDefault="00D91E0C" w:rsidP="00534462">
      <w:pPr>
        <w:pStyle w:val="ITEABodyText"/>
        <w:rPr>
          <w:lang w:eastAsia="en-US"/>
        </w:rPr>
      </w:pPr>
    </w:p>
    <w:p w14:paraId="3FBE40E4" w14:textId="77777777" w:rsidR="00D91E0C" w:rsidRDefault="00D91E0C" w:rsidP="00534462">
      <w:pPr>
        <w:pStyle w:val="ITEABodyText"/>
        <w:rPr>
          <w:lang w:eastAsia="en-US"/>
        </w:rPr>
      </w:pPr>
    </w:p>
    <w:tbl>
      <w:tblPr>
        <w:tblStyle w:val="MediumShading1-Accent2"/>
        <w:tblW w:w="0" w:type="auto"/>
        <w:tblLook w:val="0480" w:firstRow="0" w:lastRow="0" w:firstColumn="1" w:lastColumn="0" w:noHBand="0" w:noVBand="1"/>
      </w:tblPr>
      <w:tblGrid>
        <w:gridCol w:w="9047"/>
      </w:tblGrid>
      <w:tr w:rsidR="00534462" w14:paraId="7BE92FF0" w14:textId="77777777" w:rsidTr="00A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694AF6C1" w14:textId="3C72F7AF" w:rsidR="00534462" w:rsidRPr="00355884" w:rsidRDefault="00534462" w:rsidP="003C68E0">
            <w:pPr>
              <w:pStyle w:val="ITEABodyText"/>
              <w:jc w:val="center"/>
              <w:rPr>
                <w:b/>
                <w:lang w:eastAsia="en-US"/>
              </w:rPr>
            </w:pPr>
            <w:r>
              <w:rPr>
                <w:b/>
                <w:lang w:eastAsia="en-US"/>
              </w:rPr>
              <w:t>3</w:t>
            </w:r>
            <w:r w:rsidR="004742CC">
              <w:rPr>
                <w:b/>
                <w:lang w:eastAsia="en-US"/>
              </w:rPr>
              <w:t xml:space="preserve">. </w:t>
            </w:r>
            <w:r w:rsidR="00F53BAE">
              <w:rPr>
                <w:b/>
              </w:rPr>
              <w:t>New services creation based on t</w:t>
            </w:r>
            <w:r w:rsidR="00D73B70">
              <w:rPr>
                <w:b/>
              </w:rPr>
              <w:t>he information retrieval from</w:t>
            </w:r>
            <w:r w:rsidR="00F53BAE">
              <w:rPr>
                <w:b/>
              </w:rPr>
              <w:t xml:space="preserve"> urban-sensor </w:t>
            </w:r>
            <w:r w:rsidR="004D6FBC">
              <w:rPr>
                <w:b/>
              </w:rPr>
              <w:t xml:space="preserve"> based devices</w:t>
            </w:r>
            <w:r w:rsidR="00F53BAE">
              <w:rPr>
                <w:b/>
              </w:rPr>
              <w:t xml:space="preserve"> </w:t>
            </w:r>
          </w:p>
        </w:tc>
      </w:tr>
    </w:tbl>
    <w:p w14:paraId="515776C1" w14:textId="1697B47D" w:rsidR="004742CC" w:rsidRDefault="004742CC" w:rsidP="00D04B3B">
      <w:pPr>
        <w:rPr>
          <w:i/>
          <w:lang w:eastAsia="en-US"/>
        </w:rPr>
      </w:pPr>
    </w:p>
    <w:p w14:paraId="389C08E8" w14:textId="1167A1B0" w:rsidR="00F74911" w:rsidRPr="004742CC" w:rsidRDefault="00F74911" w:rsidP="00D04B3B">
      <w:pPr>
        <w:rPr>
          <w:b/>
          <w:i/>
          <w:lang w:eastAsia="en-US"/>
        </w:rPr>
      </w:pPr>
    </w:p>
    <w:p w14:paraId="24D3499B" w14:textId="7691137D" w:rsidR="00D04B3B" w:rsidRDefault="00F74911" w:rsidP="00D04B3B">
      <w:pPr>
        <w:rPr>
          <w:i/>
          <w:lang w:eastAsia="en-US"/>
        </w:rPr>
      </w:pPr>
      <w:r w:rsidRPr="00F63501">
        <w:rPr>
          <w:lang w:eastAsia="en-US"/>
          <w:rPrChange w:id="295" w:author="GULTUGCE" w:date="2018-09-09T11:26:00Z">
            <w:rPr>
              <w:i/>
              <w:lang w:eastAsia="en-US"/>
            </w:rPr>
          </w:rPrChange>
        </w:rPr>
        <w:t xml:space="preserve">With depth sense sensor based technologies, </w:t>
      </w:r>
      <w:r w:rsidR="00110157" w:rsidRPr="00F63501">
        <w:rPr>
          <w:lang w:eastAsia="en-US"/>
          <w:rPrChange w:id="296" w:author="GULTUGCE" w:date="2018-09-09T11:26:00Z">
            <w:rPr>
              <w:i/>
              <w:lang w:eastAsia="en-US"/>
            </w:rPr>
          </w:rPrChange>
        </w:rPr>
        <w:t xml:space="preserve">creating new services matters for accurate </w:t>
      </w:r>
      <w:r w:rsidRPr="00F63501">
        <w:rPr>
          <w:lang w:eastAsia="en-US"/>
          <w:rPrChange w:id="297" w:author="GULTUGCE" w:date="2018-09-09T11:26:00Z">
            <w:rPr>
              <w:i/>
              <w:lang w:eastAsia="en-US"/>
            </w:rPr>
          </w:rPrChange>
        </w:rPr>
        <w:t>data retri</w:t>
      </w:r>
      <w:proofErr w:type="gramStart"/>
      <w:r w:rsidR="00110157" w:rsidRPr="00F63501">
        <w:rPr>
          <w:lang w:eastAsia="en-US"/>
          <w:rPrChange w:id="298" w:author="GULTUGCE" w:date="2018-09-09T11:26:00Z">
            <w:rPr>
              <w:i/>
              <w:lang w:eastAsia="en-US"/>
            </w:rPr>
          </w:rPrChange>
        </w:rPr>
        <w:t xml:space="preserve">eval and transmission </w:t>
      </w:r>
      <w:proofErr w:type="gramEnd"/>
      <w:r w:rsidR="007A59F9" w:rsidRPr="00F63501">
        <w:rPr>
          <w:lang w:eastAsia="en-US"/>
          <w:rPrChange w:id="299" w:author="GULTUGCE" w:date="2018-09-09T11:26:00Z">
            <w:rPr>
              <w:i/>
              <w:lang w:eastAsia="en-US"/>
            </w:rPr>
          </w:rPrChange>
        </w:rPr>
        <w:t xml:space="preserve"> from diverse resources</w:t>
      </w:r>
      <w:r w:rsidR="005B502F" w:rsidRPr="00F63501">
        <w:rPr>
          <w:lang w:eastAsia="en-US"/>
          <w:rPrChange w:id="300" w:author="GULTUGCE" w:date="2018-09-09T11:26:00Z">
            <w:rPr>
              <w:i/>
              <w:lang w:eastAsia="en-US"/>
            </w:rPr>
          </w:rPrChange>
        </w:rPr>
        <w:t>.</w:t>
      </w:r>
      <w:r w:rsidR="004A0CD2" w:rsidRPr="00F63501">
        <w:rPr>
          <w:lang w:eastAsia="en-US"/>
          <w:rPrChange w:id="301" w:author="GULTUGCE" w:date="2018-09-09T11:26:00Z">
            <w:rPr>
              <w:i/>
              <w:lang w:eastAsia="en-US"/>
            </w:rPr>
          </w:rPrChange>
        </w:rPr>
        <w:t xml:space="preserve"> </w:t>
      </w:r>
      <w:r w:rsidR="005B502F" w:rsidRPr="00F63501">
        <w:rPr>
          <w:lang w:eastAsia="en-US"/>
          <w:rPrChange w:id="302" w:author="GULTUGCE" w:date="2018-09-09T11:26:00Z">
            <w:rPr>
              <w:i/>
              <w:lang w:eastAsia="en-US"/>
            </w:rPr>
          </w:rPrChange>
        </w:rPr>
        <w:t>P</w:t>
      </w:r>
      <w:r w:rsidRPr="00F63501">
        <w:rPr>
          <w:lang w:eastAsia="en-US"/>
          <w:rPrChange w:id="303" w:author="GULTUGCE" w:date="2018-09-09T11:26:00Z">
            <w:rPr>
              <w:i/>
              <w:lang w:eastAsia="en-US"/>
            </w:rPr>
          </w:rPrChange>
        </w:rPr>
        <w:t>re</w:t>
      </w:r>
      <w:r w:rsidR="005B502F" w:rsidRPr="00F63501">
        <w:rPr>
          <w:lang w:eastAsia="en-US"/>
          <w:rPrChange w:id="304" w:author="GULTUGCE" w:date="2018-09-09T11:26:00Z">
            <w:rPr>
              <w:i/>
              <w:lang w:eastAsia="en-US"/>
            </w:rPr>
          </w:rPrChange>
        </w:rPr>
        <w:t xml:space="preserve">-processed </w:t>
      </w:r>
      <w:ins w:id="305" w:author="GULTUGCE" w:date="2018-09-09T11:25:00Z">
        <w:r w:rsidR="00053085" w:rsidRPr="00F63501">
          <w:rPr>
            <w:lang w:eastAsia="en-US"/>
            <w:rPrChange w:id="306" w:author="GULTUGCE" w:date="2018-09-09T11:26:00Z">
              <w:rPr>
                <w:i/>
                <w:lang w:eastAsia="en-US"/>
              </w:rPr>
            </w:rPrChange>
          </w:rPr>
          <w:t xml:space="preserve">data </w:t>
        </w:r>
      </w:ins>
      <w:r w:rsidR="004A0CD2" w:rsidRPr="00F63501">
        <w:rPr>
          <w:lang w:eastAsia="en-US"/>
          <w:rPrChange w:id="307" w:author="GULTUGCE" w:date="2018-09-09T11:26:00Z">
            <w:rPr>
              <w:i/>
              <w:lang w:eastAsia="en-US"/>
            </w:rPr>
          </w:rPrChange>
        </w:rPr>
        <w:t>is</w:t>
      </w:r>
      <w:r w:rsidRPr="00F63501">
        <w:rPr>
          <w:lang w:eastAsia="en-US"/>
          <w:rPrChange w:id="308" w:author="GULTUGCE" w:date="2018-09-09T11:26:00Z">
            <w:rPr>
              <w:i/>
              <w:lang w:eastAsia="en-US"/>
            </w:rPr>
          </w:rPrChange>
        </w:rPr>
        <w:t xml:space="preserve"> contextualized via deep learning and statistical based algorithms.</w:t>
      </w:r>
      <w:r w:rsidR="004A0CD2" w:rsidRPr="00F63501">
        <w:rPr>
          <w:lang w:eastAsia="en-US"/>
          <w:rPrChange w:id="309" w:author="GULTUGCE" w:date="2018-09-09T11:26:00Z">
            <w:rPr>
              <w:i/>
              <w:lang w:eastAsia="en-US"/>
            </w:rPr>
          </w:rPrChange>
        </w:rPr>
        <w:t xml:space="preserve"> </w:t>
      </w:r>
      <w:ins w:id="310" w:author="GULTUGCE" w:date="2018-09-09T11:25:00Z">
        <w:r w:rsidR="00053085" w:rsidRPr="00F63501">
          <w:rPr>
            <w:lang w:eastAsia="en-US"/>
            <w:rPrChange w:id="311" w:author="GULTUGCE" w:date="2018-09-09T11:26:00Z">
              <w:rPr>
                <w:i/>
                <w:lang w:eastAsia="en-US"/>
              </w:rPr>
            </w:rPrChange>
          </w:rPr>
          <w:t>D</w:t>
        </w:r>
      </w:ins>
      <w:del w:id="312" w:author="GULTUGCE" w:date="2018-09-09T11:25:00Z">
        <w:r w:rsidR="004A0CD2" w:rsidRPr="00F63501" w:rsidDel="00053085">
          <w:rPr>
            <w:lang w:eastAsia="en-US"/>
            <w:rPrChange w:id="313" w:author="GULTUGCE" w:date="2018-09-09T11:26:00Z">
              <w:rPr>
                <w:i/>
                <w:lang w:eastAsia="en-US"/>
              </w:rPr>
            </w:rPrChange>
          </w:rPr>
          <w:delText>d</w:delText>
        </w:r>
      </w:del>
      <w:r w:rsidR="004A0CD2" w:rsidRPr="00F63501">
        <w:rPr>
          <w:lang w:eastAsia="en-US"/>
          <w:rPrChange w:id="314" w:author="GULTUGCE" w:date="2018-09-09T11:26:00Z">
            <w:rPr>
              <w:i/>
              <w:lang w:eastAsia="en-US"/>
            </w:rPr>
          </w:rPrChange>
        </w:rPr>
        <w:t xml:space="preserve">ata fusion from </w:t>
      </w:r>
      <w:del w:id="315" w:author="GULTUGCE" w:date="2018-09-09T11:26:00Z">
        <w:r w:rsidR="004A0CD2" w:rsidRPr="00F63501" w:rsidDel="00053085">
          <w:rPr>
            <w:lang w:eastAsia="en-US"/>
            <w:rPrChange w:id="316" w:author="GULTUGCE" w:date="2018-09-09T11:26:00Z">
              <w:rPr>
                <w:i/>
                <w:lang w:eastAsia="en-US"/>
              </w:rPr>
            </w:rPrChange>
          </w:rPr>
          <w:delText>heterogenous</w:delText>
        </w:r>
      </w:del>
      <w:ins w:id="317" w:author="GULTUGCE" w:date="2018-09-09T11:26:00Z">
        <w:r w:rsidR="00053085" w:rsidRPr="00F63501">
          <w:rPr>
            <w:lang w:eastAsia="en-US"/>
            <w:rPrChange w:id="318" w:author="GULTUGCE" w:date="2018-09-09T11:26:00Z">
              <w:rPr>
                <w:i/>
                <w:lang w:eastAsia="en-US"/>
              </w:rPr>
            </w:rPrChange>
          </w:rPr>
          <w:t>heterogeneous</w:t>
        </w:r>
      </w:ins>
      <w:r w:rsidR="004A0CD2" w:rsidRPr="00F63501">
        <w:rPr>
          <w:lang w:eastAsia="en-US"/>
          <w:rPrChange w:id="319" w:author="GULTUGCE" w:date="2018-09-09T11:26:00Z">
            <w:rPr>
              <w:i/>
              <w:lang w:eastAsia="en-US"/>
            </w:rPr>
          </w:rPrChange>
        </w:rPr>
        <w:t xml:space="preserve"> </w:t>
      </w:r>
      <w:r w:rsidR="004A0CD2" w:rsidRPr="00F63501">
        <w:rPr>
          <w:lang w:eastAsia="en-US"/>
          <w:rPrChange w:id="320" w:author="GULTUGCE" w:date="2018-09-09T11:26:00Z">
            <w:rPr>
              <w:i/>
              <w:lang w:eastAsia="en-US"/>
            </w:rPr>
          </w:rPrChange>
        </w:rPr>
        <w:t xml:space="preserve">resource  will be done   semantic and  relational analysis to increase  system reliability. This data will be sent to mobile application to meet people’s requirement </w:t>
      </w:r>
      <w:del w:id="321" w:author="GULTUGCE" w:date="2018-09-09T11:26:00Z">
        <w:r w:rsidR="004A0CD2" w:rsidRPr="00F63501" w:rsidDel="00F63501">
          <w:rPr>
            <w:lang w:eastAsia="en-US"/>
            <w:rPrChange w:id="322" w:author="GULTUGCE" w:date="2018-09-09T11:26:00Z">
              <w:rPr>
                <w:i/>
                <w:lang w:eastAsia="en-US"/>
              </w:rPr>
            </w:rPrChange>
          </w:rPr>
          <w:delText>regard</w:delText>
        </w:r>
      </w:del>
      <w:ins w:id="323" w:author="GULTUGCE" w:date="2018-09-09T11:26:00Z">
        <w:r w:rsidR="00F63501">
          <w:rPr>
            <w:lang w:eastAsia="en-US"/>
          </w:rPr>
          <w:t xml:space="preserve">regardless of </w:t>
        </w:r>
      </w:ins>
      <w:del w:id="324" w:author="GULTUGCE" w:date="2018-09-09T11:26:00Z">
        <w:r w:rsidR="004A0CD2" w:rsidRPr="00F63501" w:rsidDel="00F63501">
          <w:rPr>
            <w:lang w:eastAsia="en-US"/>
            <w:rPrChange w:id="325" w:author="GULTUGCE" w:date="2018-09-09T11:26:00Z">
              <w:rPr>
                <w:i/>
                <w:lang w:eastAsia="en-US"/>
              </w:rPr>
            </w:rPrChange>
          </w:rPr>
          <w:delText>ing  to</w:delText>
        </w:r>
      </w:del>
      <w:r w:rsidR="004A0CD2" w:rsidRPr="00F63501">
        <w:rPr>
          <w:lang w:eastAsia="en-US"/>
          <w:rPrChange w:id="326" w:author="GULTUGCE" w:date="2018-09-09T11:26:00Z">
            <w:rPr>
              <w:i/>
              <w:lang w:eastAsia="en-US"/>
            </w:rPr>
          </w:rPrChange>
        </w:rPr>
        <w:t xml:space="preserve"> bus line tracking, road status etc. </w:t>
      </w:r>
      <w:r w:rsidR="00595A63" w:rsidRPr="00F63501">
        <w:rPr>
          <w:lang w:eastAsia="en-US"/>
          <w:rPrChange w:id="327" w:author="GULTUGCE" w:date="2018-09-09T11:26:00Z">
            <w:rPr>
              <w:i/>
              <w:lang w:eastAsia="en-US"/>
            </w:rPr>
          </w:rPrChange>
        </w:rPr>
        <w:t xml:space="preserve"> Within the context, Gerade Software also ad</w:t>
      </w:r>
      <w:ins w:id="328" w:author="GULTUGCE" w:date="2018-09-09T12:42:00Z">
        <w:r w:rsidR="00670BCB">
          <w:rPr>
            <w:lang w:eastAsia="en-US"/>
          </w:rPr>
          <w:t>ds</w:t>
        </w:r>
      </w:ins>
      <w:del w:id="329" w:author="GULTUGCE" w:date="2018-09-09T12:42:00Z">
        <w:r w:rsidR="00595A63" w:rsidRPr="00F63501" w:rsidDel="00670BCB">
          <w:rPr>
            <w:lang w:eastAsia="en-US"/>
            <w:rPrChange w:id="330" w:author="GULTUGCE" w:date="2018-09-09T11:26:00Z">
              <w:rPr>
                <w:i/>
                <w:lang w:eastAsia="en-US"/>
              </w:rPr>
            </w:rPrChange>
          </w:rPr>
          <w:delText>ded</w:delText>
        </w:r>
      </w:del>
      <w:r w:rsidR="00595A63" w:rsidRPr="00F63501">
        <w:rPr>
          <w:lang w:eastAsia="en-US"/>
          <w:rPrChange w:id="331" w:author="GULTUGCE" w:date="2018-09-09T11:26:00Z">
            <w:rPr>
              <w:i/>
              <w:lang w:eastAsia="en-US"/>
            </w:rPr>
          </w:rPrChange>
        </w:rPr>
        <w:t xml:space="preserve"> city advertorial server to the video advertorial server  and new services and sub products</w:t>
      </w:r>
      <w:ins w:id="332" w:author="GULTUGCE" w:date="2018-09-09T12:42:00Z">
        <w:r w:rsidR="00670BCB">
          <w:rPr>
            <w:lang w:eastAsia="en-US"/>
          </w:rPr>
          <w:t xml:space="preserve">  are </w:t>
        </w:r>
      </w:ins>
      <w:del w:id="333" w:author="GULTUGCE" w:date="2018-09-09T12:42:00Z">
        <w:r w:rsidR="00595A63" w:rsidRPr="00F63501" w:rsidDel="00670BCB">
          <w:rPr>
            <w:lang w:eastAsia="en-US"/>
            <w:rPrChange w:id="334" w:author="GULTUGCE" w:date="2018-09-09T11:26:00Z">
              <w:rPr>
                <w:i/>
                <w:lang w:eastAsia="en-US"/>
              </w:rPr>
            </w:rPrChange>
          </w:rPr>
          <w:delText xml:space="preserve">  were </w:delText>
        </w:r>
      </w:del>
      <w:r w:rsidR="00595A63" w:rsidRPr="00F63501">
        <w:rPr>
          <w:lang w:eastAsia="en-US"/>
          <w:rPrChange w:id="335" w:author="GULTUGCE" w:date="2018-09-09T11:26:00Z">
            <w:rPr>
              <w:i/>
              <w:lang w:eastAsia="en-US"/>
            </w:rPr>
          </w:rPrChange>
        </w:rPr>
        <w:t xml:space="preserve"> developed  to enrich media broadcasting. </w:t>
      </w:r>
      <w:proofErr w:type="gramStart"/>
      <w:r w:rsidR="004A0CD2" w:rsidRPr="00F63501">
        <w:rPr>
          <w:lang w:eastAsia="en-US"/>
          <w:rPrChange w:id="336" w:author="GULTUGCE" w:date="2018-09-09T11:26:00Z">
            <w:rPr>
              <w:i/>
              <w:lang w:eastAsia="en-US"/>
            </w:rPr>
          </w:rPrChange>
        </w:rPr>
        <w:t xml:space="preserve">That </w:t>
      </w:r>
      <w:r w:rsidR="00595A63" w:rsidRPr="00F63501">
        <w:rPr>
          <w:lang w:eastAsia="en-US"/>
          <w:rPrChange w:id="337" w:author="GULTUGCE" w:date="2018-09-09T11:26:00Z">
            <w:rPr>
              <w:i/>
              <w:lang w:eastAsia="en-US"/>
            </w:rPr>
          </w:rPrChange>
        </w:rPr>
        <w:t xml:space="preserve"> lead</w:t>
      </w:r>
      <w:r w:rsidR="004A0CD2" w:rsidRPr="00F63501">
        <w:rPr>
          <w:lang w:eastAsia="en-US"/>
          <w:rPrChange w:id="338" w:author="GULTUGCE" w:date="2018-09-09T11:26:00Z">
            <w:rPr>
              <w:i/>
              <w:lang w:eastAsia="en-US"/>
            </w:rPr>
          </w:rPrChange>
        </w:rPr>
        <w:t>s</w:t>
      </w:r>
      <w:proofErr w:type="gramEnd"/>
      <w:r w:rsidR="00595A63" w:rsidRPr="00F63501">
        <w:rPr>
          <w:lang w:eastAsia="en-US"/>
          <w:rPrChange w:id="339" w:author="GULTUGCE" w:date="2018-09-09T11:26:00Z">
            <w:rPr>
              <w:i/>
              <w:lang w:eastAsia="en-US"/>
            </w:rPr>
          </w:rPrChange>
        </w:rPr>
        <w:t xml:space="preserve"> to</w:t>
      </w:r>
      <w:ins w:id="340" w:author="GULTUGCE" w:date="2018-09-09T11:27:00Z">
        <w:r w:rsidR="00F63501">
          <w:rPr>
            <w:lang w:eastAsia="en-US"/>
          </w:rPr>
          <w:t xml:space="preserve">   a decrease in</w:t>
        </w:r>
      </w:ins>
      <w:r w:rsidR="00595A63" w:rsidRPr="00F63501">
        <w:rPr>
          <w:lang w:eastAsia="en-US"/>
          <w:rPrChange w:id="341" w:author="GULTUGCE" w:date="2018-09-09T11:26:00Z">
            <w:rPr>
              <w:i/>
              <w:lang w:eastAsia="en-US"/>
            </w:rPr>
          </w:rPrChange>
        </w:rPr>
        <w:t xml:space="preserve">  stress level </w:t>
      </w:r>
      <w:del w:id="342" w:author="GULTUGCE" w:date="2018-09-09T11:27:00Z">
        <w:r w:rsidR="00595A63" w:rsidRPr="00F63501" w:rsidDel="00F63501">
          <w:rPr>
            <w:lang w:eastAsia="en-US"/>
            <w:rPrChange w:id="343" w:author="GULTUGCE" w:date="2018-09-09T11:26:00Z">
              <w:rPr>
                <w:i/>
                <w:lang w:eastAsia="en-US"/>
              </w:rPr>
            </w:rPrChange>
          </w:rPr>
          <w:delText xml:space="preserve">decrease  </w:delText>
        </w:r>
      </w:del>
      <w:r w:rsidR="00595A63" w:rsidRPr="00F63501">
        <w:rPr>
          <w:lang w:eastAsia="en-US"/>
          <w:rPrChange w:id="344" w:author="GULTUGCE" w:date="2018-09-09T11:26:00Z">
            <w:rPr>
              <w:i/>
              <w:lang w:eastAsia="en-US"/>
            </w:rPr>
          </w:rPrChange>
        </w:rPr>
        <w:t xml:space="preserve">over traffic </w:t>
      </w:r>
      <w:del w:id="345" w:author="GULTUGCE" w:date="2018-09-09T11:27:00Z">
        <w:r w:rsidR="00595A63" w:rsidRPr="00F63501" w:rsidDel="00F63501">
          <w:rPr>
            <w:lang w:eastAsia="en-US"/>
            <w:rPrChange w:id="346" w:author="GULTUGCE" w:date="2018-09-09T11:26:00Z">
              <w:rPr>
                <w:i/>
                <w:lang w:eastAsia="en-US"/>
              </w:rPr>
            </w:rPrChange>
          </w:rPr>
          <w:delText xml:space="preserve">management </w:delText>
        </w:r>
      </w:del>
      <w:r w:rsidR="00595A63" w:rsidRPr="00F63501">
        <w:rPr>
          <w:lang w:eastAsia="en-US"/>
          <w:rPrChange w:id="347" w:author="GULTUGCE" w:date="2018-09-09T11:26:00Z">
            <w:rPr>
              <w:i/>
              <w:lang w:eastAsia="en-US"/>
            </w:rPr>
          </w:rPrChange>
        </w:rPr>
        <w:t xml:space="preserve">and </w:t>
      </w:r>
      <w:ins w:id="348" w:author="GULTUGCE" w:date="2018-09-09T11:27:00Z">
        <w:r w:rsidR="00F63501">
          <w:rPr>
            <w:lang w:eastAsia="en-US"/>
          </w:rPr>
          <w:t xml:space="preserve"> eliminate </w:t>
        </w:r>
      </w:ins>
      <w:r w:rsidR="00595A63" w:rsidRPr="00F63501">
        <w:rPr>
          <w:lang w:eastAsia="en-US"/>
          <w:rPrChange w:id="349" w:author="GULTUGCE" w:date="2018-09-09T11:26:00Z">
            <w:rPr>
              <w:i/>
              <w:lang w:eastAsia="en-US"/>
            </w:rPr>
          </w:rPrChange>
        </w:rPr>
        <w:t>safety and surveillance concerns</w:t>
      </w:r>
      <w:del w:id="350" w:author="GULTUGCE" w:date="2018-09-09T11:28:00Z">
        <w:r w:rsidR="00595A63" w:rsidRPr="00F63501" w:rsidDel="00F63501">
          <w:rPr>
            <w:lang w:eastAsia="en-US"/>
            <w:rPrChange w:id="351" w:author="GULTUGCE" w:date="2018-09-09T11:26:00Z">
              <w:rPr>
                <w:i/>
                <w:lang w:eastAsia="en-US"/>
              </w:rPr>
            </w:rPrChange>
          </w:rPr>
          <w:delText xml:space="preserve">. </w:delText>
        </w:r>
        <w:r w:rsidR="000925DE" w:rsidRPr="00F63501" w:rsidDel="00F63501">
          <w:rPr>
            <w:lang w:eastAsia="en-US"/>
            <w:rPrChange w:id="352" w:author="GULTUGCE" w:date="2018-09-09T11:26:00Z">
              <w:rPr>
                <w:i/>
                <w:lang w:eastAsia="en-US"/>
              </w:rPr>
            </w:rPrChange>
          </w:rPr>
          <w:delText>Aft</w:delText>
        </w:r>
        <w:r w:rsidR="000925DE" w:rsidDel="00F63501">
          <w:rPr>
            <w:i/>
            <w:lang w:eastAsia="en-US"/>
          </w:rPr>
          <w:delText>er data pre</w:delText>
        </w:r>
        <w:r w:rsidR="00A57B20" w:rsidDel="00F63501">
          <w:rPr>
            <w:i/>
            <w:lang w:eastAsia="en-US"/>
          </w:rPr>
          <w:delText xml:space="preserve"> </w:delText>
        </w:r>
        <w:r w:rsidR="000925DE" w:rsidDel="00F63501">
          <w:rPr>
            <w:i/>
            <w:lang w:eastAsia="en-US"/>
          </w:rPr>
          <w:delText>processing</w:delText>
        </w:r>
      </w:del>
      <w:r w:rsidR="000925DE">
        <w:rPr>
          <w:i/>
          <w:lang w:eastAsia="en-US"/>
        </w:rPr>
        <w:t>,</w:t>
      </w:r>
      <w:del w:id="353" w:author="GULTUGCE" w:date="2018-09-09T11:24:00Z">
        <w:r w:rsidR="000925DE" w:rsidDel="00053085">
          <w:rPr>
            <w:i/>
            <w:lang w:eastAsia="en-US"/>
          </w:rPr>
          <w:delText xml:space="preserve"> </w:delText>
        </w:r>
        <w:r w:rsidR="00B16F8E" w:rsidDel="00053085">
          <w:rPr>
            <w:i/>
            <w:lang w:eastAsia="en-US"/>
          </w:rPr>
          <w:delText xml:space="preserve"> Verisun’un akili durak </w:delText>
        </w:r>
      </w:del>
    </w:p>
    <w:p w14:paraId="6CBAC547" w14:textId="4FB29E59" w:rsidR="00C37342" w:rsidRDefault="00C37342" w:rsidP="00D04B3B">
      <w:pPr>
        <w:rPr>
          <w:b/>
          <w:i/>
          <w:lang w:eastAsia="en-US"/>
        </w:rPr>
      </w:pPr>
    </w:p>
    <w:p w14:paraId="7EA196BD" w14:textId="6DEF3C08" w:rsidR="00D04B3B" w:rsidRDefault="00D04B3B" w:rsidP="00D04B3B">
      <w:pPr>
        <w:pStyle w:val="ITEABodyText"/>
        <w:rPr>
          <w:b/>
          <w:i/>
          <w:lang w:eastAsia="en-US"/>
        </w:rPr>
      </w:pPr>
      <w:r w:rsidRPr="00E114F3">
        <w:rPr>
          <w:b/>
          <w:i/>
          <w:lang w:eastAsia="en-US"/>
        </w:rPr>
        <w:t>Main contributors</w:t>
      </w:r>
      <w:r>
        <w:rPr>
          <w:lang w:eastAsia="en-US"/>
        </w:rPr>
        <w:t xml:space="preserve">: </w:t>
      </w:r>
      <w:r>
        <w:rPr>
          <w:lang w:eastAsia="en-US"/>
        </w:rPr>
        <w:tab/>
      </w:r>
      <w:r>
        <w:t xml:space="preserve">KoçSistem, Argedor, Verisun, </w:t>
      </w:r>
      <w:r w:rsidR="00215C09">
        <w:t>Gerade</w:t>
      </w:r>
    </w:p>
    <w:p w14:paraId="1820B9B6" w14:textId="77777777" w:rsidR="00D04B3B" w:rsidRDefault="00D04B3B" w:rsidP="00D04B3B">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3A814812" w14:textId="77777777" w:rsidR="00D04B3B" w:rsidRDefault="00D04B3B" w:rsidP="00D04B3B">
      <w:pPr>
        <w:pStyle w:val="ITEABodyText"/>
        <w:rPr>
          <w:lang w:eastAsia="en-US"/>
        </w:rPr>
      </w:pPr>
      <w:r>
        <w:rPr>
          <w:lang w:eastAsia="en-US"/>
        </w:rPr>
        <w:t xml:space="preserve">- </w:t>
      </w:r>
    </w:p>
    <w:p w14:paraId="071BAEB4" w14:textId="2E19A7A3" w:rsidR="00534462" w:rsidRDefault="00534462" w:rsidP="00E713A3">
      <w:pPr>
        <w:pStyle w:val="ITEABodyText"/>
        <w:rPr>
          <w:lang w:eastAsia="en-US"/>
        </w:rPr>
      </w:pPr>
    </w:p>
    <w:tbl>
      <w:tblPr>
        <w:tblStyle w:val="MediumShading1-Accent2"/>
        <w:tblW w:w="0" w:type="auto"/>
        <w:tblLook w:val="0480" w:firstRow="0" w:lastRow="0" w:firstColumn="1" w:lastColumn="0" w:noHBand="0" w:noVBand="1"/>
      </w:tblPr>
      <w:tblGrid>
        <w:gridCol w:w="9047"/>
      </w:tblGrid>
      <w:tr w:rsidR="00534462" w14:paraId="1B58BCAF" w14:textId="77777777" w:rsidTr="008D4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217EDFB4" w14:textId="59372271" w:rsidR="00534462" w:rsidRPr="00355884" w:rsidRDefault="00534462" w:rsidP="003C68E0">
            <w:pPr>
              <w:pStyle w:val="ITEABodyText"/>
              <w:jc w:val="center"/>
              <w:rPr>
                <w:b/>
                <w:lang w:eastAsia="en-US"/>
              </w:rPr>
            </w:pPr>
            <w:r>
              <w:rPr>
                <w:b/>
                <w:lang w:eastAsia="en-US"/>
              </w:rPr>
              <w:t>4</w:t>
            </w:r>
            <w:r w:rsidR="00A57B20">
              <w:rPr>
                <w:b/>
                <w:lang w:eastAsia="en-US"/>
              </w:rPr>
              <w:t>. .</w:t>
            </w:r>
            <w:r w:rsidR="00A57B20">
              <w:rPr>
                <w:b/>
              </w:rPr>
              <w:t>Intelligent outdoor advertisement distribution to the screens relevant to the local situation defined by the processed camera and sensor data</w:t>
            </w:r>
          </w:p>
        </w:tc>
      </w:tr>
    </w:tbl>
    <w:p w14:paraId="1BECD2C6" w14:textId="2410084D" w:rsidR="00876AEC" w:rsidRDefault="00876AEC" w:rsidP="00534462">
      <w:pPr>
        <w:pStyle w:val="ITEABodyText"/>
        <w:rPr>
          <w:lang w:eastAsia="en-US"/>
        </w:rPr>
      </w:pPr>
    </w:p>
    <w:p w14:paraId="026F645D" w14:textId="53C67400" w:rsidR="00DC34DD" w:rsidRDefault="00B22616" w:rsidP="00DC34DD">
      <w:pPr>
        <w:rPr>
          <w:i/>
          <w:lang w:eastAsia="en-US"/>
        </w:rPr>
      </w:pPr>
      <w:r>
        <w:rPr>
          <w:lang w:eastAsia="en-US"/>
        </w:rPr>
        <w:t xml:space="preserve">With the help </w:t>
      </w:r>
      <w:r w:rsidR="00085A8C">
        <w:rPr>
          <w:lang w:eastAsia="en-US"/>
        </w:rPr>
        <w:t>of data</w:t>
      </w:r>
      <w:r>
        <w:rPr>
          <w:lang w:eastAsia="en-US"/>
        </w:rPr>
        <w:t xml:space="preserve"> </w:t>
      </w:r>
      <w:r w:rsidR="00085A8C">
        <w:rPr>
          <w:lang w:eastAsia="en-US"/>
        </w:rPr>
        <w:t>processing and</w:t>
      </w:r>
      <w:r>
        <w:rPr>
          <w:lang w:eastAsia="en-US"/>
        </w:rPr>
        <w:t xml:space="preserve"> AI-based system, </w:t>
      </w:r>
      <w:r w:rsidR="00317586">
        <w:rPr>
          <w:lang w:eastAsia="en-US"/>
        </w:rPr>
        <w:t xml:space="preserve">INSIST tries </w:t>
      </w:r>
      <w:r w:rsidR="00085A8C">
        <w:rPr>
          <w:lang w:eastAsia="en-US"/>
        </w:rPr>
        <w:t xml:space="preserve">to </w:t>
      </w:r>
      <w:proofErr w:type="gramStart"/>
      <w:r w:rsidR="00085A8C">
        <w:rPr>
          <w:lang w:eastAsia="en-US"/>
        </w:rPr>
        <w:t>map</w:t>
      </w:r>
      <w:r w:rsidR="00D73B70">
        <w:rPr>
          <w:lang w:eastAsia="en-US"/>
        </w:rPr>
        <w:t xml:space="preserve">  the</w:t>
      </w:r>
      <w:proofErr w:type="gramEnd"/>
      <w:r w:rsidR="00D73B70">
        <w:rPr>
          <w:lang w:eastAsia="en-US"/>
        </w:rPr>
        <w:t xml:space="preserve"> advertorial</w:t>
      </w:r>
      <w:r w:rsidR="00085A8C">
        <w:rPr>
          <w:lang w:eastAsia="en-US"/>
        </w:rPr>
        <w:t xml:space="preserve">s to right customer segment by </w:t>
      </w:r>
      <w:ins w:id="354" w:author="GULTUGCE" w:date="2018-09-09T12:47:00Z">
        <w:r w:rsidR="00670BCB">
          <w:rPr>
            <w:lang w:eastAsia="en-US"/>
          </w:rPr>
          <w:t xml:space="preserve"> tracking and c</w:t>
        </w:r>
      </w:ins>
      <w:ins w:id="355" w:author="GULTUGCE" w:date="2018-09-09T13:19:00Z">
        <w:r w:rsidR="00855224">
          <w:rPr>
            <w:lang w:eastAsia="en-US"/>
          </w:rPr>
          <w:t>o</w:t>
        </w:r>
      </w:ins>
      <w:ins w:id="356" w:author="GULTUGCE" w:date="2018-09-09T12:47:00Z">
        <w:r w:rsidR="00670BCB">
          <w:rPr>
            <w:lang w:eastAsia="en-US"/>
          </w:rPr>
          <w:t xml:space="preserve">ntextualizing </w:t>
        </w:r>
      </w:ins>
      <w:del w:id="357" w:author="GULTUGCE" w:date="2018-09-09T12:47:00Z">
        <w:r w:rsidR="00085A8C" w:rsidDel="00670BCB">
          <w:rPr>
            <w:lang w:eastAsia="en-US"/>
          </w:rPr>
          <w:delText>contextualize</w:delText>
        </w:r>
      </w:del>
      <w:r w:rsidR="00317586">
        <w:rPr>
          <w:lang w:eastAsia="en-US"/>
        </w:rPr>
        <w:t xml:space="preserve"> the human </w:t>
      </w:r>
      <w:r w:rsidR="00D73B70">
        <w:rPr>
          <w:lang w:eastAsia="en-US"/>
        </w:rPr>
        <w:t>behaviours</w:t>
      </w:r>
      <w:r w:rsidR="00317586">
        <w:rPr>
          <w:lang w:eastAsia="en-US"/>
        </w:rPr>
        <w:t xml:space="preserve"> in the city.</w:t>
      </w:r>
      <w:r w:rsidR="009A1D3C">
        <w:rPr>
          <w:lang w:eastAsia="en-US"/>
        </w:rPr>
        <w:t xml:space="preserve"> </w:t>
      </w:r>
      <w:proofErr w:type="gramStart"/>
      <w:r w:rsidR="009A1D3C">
        <w:rPr>
          <w:lang w:eastAsia="en-US"/>
        </w:rPr>
        <w:t>Targeting  right</w:t>
      </w:r>
      <w:proofErr w:type="gramEnd"/>
      <w:r w:rsidR="009A1D3C">
        <w:rPr>
          <w:lang w:eastAsia="en-US"/>
        </w:rPr>
        <w:t xml:space="preserve"> customer segment depends</w:t>
      </w:r>
      <w:ins w:id="358" w:author="GULTUGCE" w:date="2018-09-09T11:36:00Z">
        <w:r w:rsidR="00BF1969">
          <w:rPr>
            <w:lang w:eastAsia="en-US"/>
          </w:rPr>
          <w:t xml:space="preserve"> on</w:t>
        </w:r>
      </w:ins>
      <w:r w:rsidR="009A1D3C">
        <w:rPr>
          <w:lang w:eastAsia="en-US"/>
        </w:rPr>
        <w:t xml:space="preserve"> the quality of data retrieved from sensors. To </w:t>
      </w:r>
      <w:proofErr w:type="gramStart"/>
      <w:r w:rsidR="00D91E0C">
        <w:rPr>
          <w:lang w:eastAsia="en-US"/>
        </w:rPr>
        <w:t xml:space="preserve">improve </w:t>
      </w:r>
      <w:r w:rsidR="009A1D3C">
        <w:rPr>
          <w:lang w:eastAsia="en-US"/>
        </w:rPr>
        <w:t xml:space="preserve"> the</w:t>
      </w:r>
      <w:proofErr w:type="gramEnd"/>
      <w:r w:rsidR="009A1D3C">
        <w:rPr>
          <w:lang w:eastAsia="en-US"/>
        </w:rPr>
        <w:t xml:space="preserve"> data  precision and robustness,  INSIST plans to use High dynamic range(HDR) and micro lenses which eliminates light defects</w:t>
      </w:r>
      <w:ins w:id="359" w:author="GULTUGCE" w:date="2018-09-09T11:36:00Z">
        <w:r w:rsidR="00A46818">
          <w:rPr>
            <w:lang w:eastAsia="en-US"/>
          </w:rPr>
          <w:t xml:space="preserve"> and image blurring</w:t>
        </w:r>
      </w:ins>
      <w:r w:rsidR="009A1D3C">
        <w:rPr>
          <w:lang w:eastAsia="en-US"/>
        </w:rPr>
        <w:t>.</w:t>
      </w:r>
      <w:r w:rsidR="007A59F9">
        <w:rPr>
          <w:lang w:eastAsia="en-US"/>
        </w:rPr>
        <w:t xml:space="preserve"> </w:t>
      </w:r>
      <w:ins w:id="360" w:author="GULTUGCE" w:date="2018-09-09T11:37:00Z">
        <w:r w:rsidR="00A46818">
          <w:rPr>
            <w:lang w:eastAsia="en-US"/>
          </w:rPr>
          <w:t>With more advanced and higher</w:t>
        </w:r>
      </w:ins>
      <w:ins w:id="361" w:author="GULTUGCE" w:date="2018-09-09T11:40:00Z">
        <w:r w:rsidR="00A46818">
          <w:rPr>
            <w:lang w:eastAsia="en-US"/>
          </w:rPr>
          <w:t xml:space="preserve"> image</w:t>
        </w:r>
      </w:ins>
      <w:ins w:id="362" w:author="GULTUGCE" w:date="2018-09-09T11:37:00Z">
        <w:r w:rsidR="00A46818">
          <w:rPr>
            <w:lang w:eastAsia="en-US"/>
          </w:rPr>
          <w:t xml:space="preserve"> quality </w:t>
        </w:r>
      </w:ins>
      <w:ins w:id="363" w:author="GULTUGCE" w:date="2018-09-09T11:40:00Z">
        <w:r w:rsidR="00A46818">
          <w:rPr>
            <w:lang w:eastAsia="en-US"/>
          </w:rPr>
          <w:t>a</w:t>
        </w:r>
      </w:ins>
      <w:del w:id="364" w:author="GULTUGCE" w:date="2018-09-09T11:40:00Z">
        <w:r w:rsidR="00317586" w:rsidDel="00A46818">
          <w:rPr>
            <w:lang w:eastAsia="en-US"/>
          </w:rPr>
          <w:delText>A</w:delText>
        </w:r>
      </w:del>
      <w:r w:rsidR="00317586">
        <w:rPr>
          <w:lang w:eastAsia="en-US"/>
        </w:rPr>
        <w:t>dvertorials can be</w:t>
      </w:r>
      <w:ins w:id="365" w:author="GULTUGCE" w:date="2018-09-09T11:43:00Z">
        <w:r w:rsidR="00A46818">
          <w:rPr>
            <w:lang w:eastAsia="en-US"/>
          </w:rPr>
          <w:t xml:space="preserve">  broadcast  on public screens at  the right time</w:t>
        </w:r>
      </w:ins>
      <w:ins w:id="366" w:author="GULTUGCE" w:date="2018-09-09T12:47:00Z">
        <w:r w:rsidR="00670BCB">
          <w:rPr>
            <w:lang w:eastAsia="en-US"/>
          </w:rPr>
          <w:t xml:space="preserve">  and attract more people</w:t>
        </w:r>
      </w:ins>
      <w:ins w:id="367" w:author="GULTUGCE" w:date="2018-09-09T12:48:00Z">
        <w:r w:rsidR="00670BCB">
          <w:rPr>
            <w:lang w:eastAsia="en-US"/>
          </w:rPr>
          <w:t>’s attention  that helps companies strengthen their market strategy and reach their target</w:t>
        </w:r>
      </w:ins>
      <w:ins w:id="368" w:author="GULTUGCE" w:date="2018-09-09T12:50:00Z">
        <w:r w:rsidR="00670BCB">
          <w:rPr>
            <w:lang w:eastAsia="en-US"/>
          </w:rPr>
          <w:t xml:space="preserve">s  accurately. </w:t>
        </w:r>
      </w:ins>
      <w:ins w:id="369" w:author="GULTUGCE" w:date="2018-09-09T13:19:00Z">
        <w:r w:rsidR="00855224">
          <w:rPr>
            <w:lang w:eastAsia="en-US"/>
          </w:rPr>
          <w:t>Addressing</w:t>
        </w:r>
      </w:ins>
      <w:ins w:id="370" w:author="GULTUGCE" w:date="2018-09-09T12:51:00Z">
        <w:r w:rsidR="00AB256B">
          <w:rPr>
            <w:lang w:eastAsia="en-US"/>
          </w:rPr>
          <w:t xml:space="preserve"> right customer</w:t>
        </w:r>
        <w:r w:rsidR="00855224">
          <w:rPr>
            <w:lang w:eastAsia="en-US"/>
          </w:rPr>
          <w:t xml:space="preserve"> </w:t>
        </w:r>
        <w:proofErr w:type="gramStart"/>
        <w:r w:rsidR="00AB256B">
          <w:rPr>
            <w:lang w:eastAsia="en-US"/>
          </w:rPr>
          <w:t>segments  for</w:t>
        </w:r>
        <w:proofErr w:type="gramEnd"/>
        <w:r w:rsidR="00AB256B">
          <w:rPr>
            <w:lang w:eastAsia="en-US"/>
          </w:rPr>
          <w:t xml:space="preserve"> com</w:t>
        </w:r>
      </w:ins>
      <w:ins w:id="371" w:author="GULTUGCE" w:date="2018-09-09T12:52:00Z">
        <w:r w:rsidR="00AB256B">
          <w:rPr>
            <w:lang w:eastAsia="en-US"/>
          </w:rPr>
          <w:t>panies   contributes to  their sales growths and more customer engagement.</w:t>
        </w:r>
      </w:ins>
      <w:ins w:id="372" w:author="GULTUGCE" w:date="2018-09-09T11:43:00Z">
        <w:r w:rsidR="00A46818">
          <w:rPr>
            <w:lang w:eastAsia="en-US"/>
          </w:rPr>
          <w:t xml:space="preserve">   </w:t>
        </w:r>
      </w:ins>
      <w:del w:id="373" w:author="GULTUGCE" w:date="2018-09-09T12:50:00Z">
        <w:r w:rsidR="00317586" w:rsidDel="00670BCB">
          <w:rPr>
            <w:lang w:eastAsia="en-US"/>
          </w:rPr>
          <w:delText xml:space="preserve"> used more</w:delText>
        </w:r>
      </w:del>
      <w:del w:id="374" w:author="GULTUGCE" w:date="2018-09-09T11:41:00Z">
        <w:r w:rsidR="00317586" w:rsidDel="00A46818">
          <w:rPr>
            <w:lang w:eastAsia="en-US"/>
          </w:rPr>
          <w:delText xml:space="preserve"> efficiently  and  more  attractive</w:delText>
        </w:r>
        <w:r w:rsidR="00576D1A" w:rsidDel="00A46818">
          <w:rPr>
            <w:lang w:eastAsia="en-US"/>
          </w:rPr>
          <w:delText xml:space="preserve"> based on</w:delText>
        </w:r>
        <w:r w:rsidR="00317586" w:rsidDel="00A46818">
          <w:rPr>
            <w:lang w:eastAsia="en-US"/>
          </w:rPr>
          <w:delText xml:space="preserve"> human attitudes.</w:delText>
        </w:r>
      </w:del>
      <w:del w:id="375" w:author="GULTUGCE" w:date="2018-09-09T11:32:00Z">
        <w:r w:rsidR="007A59F9" w:rsidDel="00F63501">
          <w:rPr>
            <w:lang w:eastAsia="en-US"/>
          </w:rPr>
          <w:delText xml:space="preserve"> </w:delText>
        </w:r>
        <w:r w:rsidR="00D77554" w:rsidDel="00F63501">
          <w:rPr>
            <w:lang w:eastAsia="en-US"/>
          </w:rPr>
          <w:delText xml:space="preserve">Furthermore, Pixage developed by </w:delText>
        </w:r>
        <w:r w:rsidR="00D91E0C" w:rsidDel="00F63501">
          <w:rPr>
            <w:lang w:eastAsia="en-US"/>
          </w:rPr>
          <w:delText>Koç</w:delText>
        </w:r>
      </w:del>
      <w:r w:rsidR="00D91E0C">
        <w:rPr>
          <w:lang w:eastAsia="en-US"/>
        </w:rPr>
        <w:t xml:space="preserve"> </w:t>
      </w:r>
      <w:del w:id="376" w:author="GULTUGCE" w:date="2018-09-09T11:31:00Z">
        <w:r w:rsidR="00D91E0C" w:rsidDel="00F63501">
          <w:rPr>
            <w:lang w:eastAsia="en-US"/>
          </w:rPr>
          <w:delText xml:space="preserve">Sistem </w:delText>
        </w:r>
        <w:r w:rsidR="00D77554" w:rsidDel="00F63501">
          <w:rPr>
            <w:lang w:eastAsia="en-US"/>
          </w:rPr>
          <w:delText>for digital publishin</w:delText>
        </w:r>
        <w:r w:rsidR="00F76EF7" w:rsidDel="00F63501">
          <w:rPr>
            <w:lang w:eastAsia="en-US"/>
          </w:rPr>
          <w:delText>g used in  stadiums and events</w:delText>
        </w:r>
        <w:r w:rsidR="00DC34DD" w:rsidDel="00F63501">
          <w:rPr>
            <w:lang w:eastAsia="en-US"/>
          </w:rPr>
          <w:delText xml:space="preserve">. </w:delText>
        </w:r>
      </w:del>
      <w:r w:rsidR="00DC34DD">
        <w:rPr>
          <w:lang w:eastAsia="en-US"/>
        </w:rPr>
        <w:t>The features in Pixage</w:t>
      </w:r>
      <w:ins w:id="377" w:author="GULTUGCE" w:date="2018-09-09T11:32:00Z">
        <w:r w:rsidR="00F63501">
          <w:rPr>
            <w:lang w:eastAsia="en-US"/>
          </w:rPr>
          <w:t>,</w:t>
        </w:r>
      </w:ins>
      <w:r w:rsidR="00DC34DD">
        <w:rPr>
          <w:lang w:eastAsia="en-US"/>
        </w:rPr>
        <w:t xml:space="preserve"> </w:t>
      </w:r>
      <w:ins w:id="378" w:author="GULTUGCE" w:date="2018-09-09T11:31:00Z">
        <w:r w:rsidR="00F63501">
          <w:rPr>
            <w:lang w:eastAsia="en-US"/>
          </w:rPr>
          <w:t>developed by Koc Sistem for digital</w:t>
        </w:r>
      </w:ins>
      <w:ins w:id="379" w:author="GULTUGCE" w:date="2018-09-09T11:32:00Z">
        <w:r w:rsidR="00F63501">
          <w:rPr>
            <w:lang w:eastAsia="en-US"/>
          </w:rPr>
          <w:t xml:space="preserve"> Sistem for digital publishing used in  stadiums and events,</w:t>
        </w:r>
      </w:ins>
      <w:ins w:id="380" w:author="GULTUGCE" w:date="2018-09-09T11:31:00Z">
        <w:r w:rsidR="00F63501">
          <w:rPr>
            <w:lang w:eastAsia="en-US"/>
          </w:rPr>
          <w:t xml:space="preserve"> </w:t>
        </w:r>
      </w:ins>
      <w:r w:rsidR="00DC34DD">
        <w:rPr>
          <w:lang w:eastAsia="en-US"/>
        </w:rPr>
        <w:t xml:space="preserve">such as live broadcasting, social media </w:t>
      </w:r>
      <w:r w:rsidR="00DC34DD">
        <w:rPr>
          <w:lang w:eastAsia="en-US"/>
        </w:rPr>
        <w:lastRenderedPageBreak/>
        <w:t xml:space="preserve">integration, player grouping and tagging, integration with broadcast will enrich the broadcast stream and tracking line events, </w:t>
      </w:r>
      <w:del w:id="381" w:author="GULTUGCE" w:date="2018-09-09T12:53:00Z">
        <w:r w:rsidR="00DC34DD" w:rsidDel="00AB256B">
          <w:rPr>
            <w:lang w:eastAsia="en-US"/>
          </w:rPr>
          <w:delText xml:space="preserve">thus the system </w:delText>
        </w:r>
      </w:del>
      <w:ins w:id="382" w:author="GULTUGCE" w:date="2018-09-09T12:54:00Z">
        <w:r w:rsidR="00AB256B">
          <w:rPr>
            <w:lang w:eastAsia="en-US"/>
          </w:rPr>
          <w:t>i</w:t>
        </w:r>
      </w:ins>
      <w:ins w:id="383" w:author="GULTUGCE" w:date="2018-09-09T12:53:00Z">
        <w:r w:rsidR="00AB256B">
          <w:rPr>
            <w:lang w:eastAsia="en-US"/>
          </w:rPr>
          <w:t xml:space="preserve">s </w:t>
        </w:r>
      </w:ins>
      <w:del w:id="384" w:author="GULTUGCE" w:date="2018-09-09T12:53:00Z">
        <w:r w:rsidR="00DC34DD" w:rsidDel="00AB256B">
          <w:rPr>
            <w:lang w:eastAsia="en-US"/>
          </w:rPr>
          <w:delText>will be</w:delText>
        </w:r>
      </w:del>
      <w:r w:rsidR="00DC34DD">
        <w:rPr>
          <w:lang w:eastAsia="en-US"/>
        </w:rPr>
        <w:t xml:space="preserve"> integrated with INSIST project </w:t>
      </w:r>
    </w:p>
    <w:p w14:paraId="09BFB5BC" w14:textId="1EA1918D" w:rsidR="007A59F9" w:rsidRDefault="00F76EF7" w:rsidP="007A59F9">
      <w:pPr>
        <w:rPr>
          <w:i/>
          <w:lang w:eastAsia="en-US"/>
        </w:rPr>
      </w:pPr>
      <w:r>
        <w:rPr>
          <w:lang w:eastAsia="en-US"/>
        </w:rPr>
        <w:t xml:space="preserve"> </w:t>
      </w:r>
      <w:del w:id="385" w:author="GULTUGCE" w:date="2018-09-09T12:53:00Z">
        <w:r w:rsidDel="00AB256B">
          <w:rPr>
            <w:lang w:eastAsia="en-US"/>
          </w:rPr>
          <w:delText>are</w:delText>
        </w:r>
        <w:r w:rsidR="00D77554" w:rsidDel="00AB256B">
          <w:rPr>
            <w:lang w:eastAsia="en-US"/>
          </w:rPr>
          <w:delText xml:space="preserve"> be</w:delText>
        </w:r>
        <w:r w:rsidDel="00AB256B">
          <w:rPr>
            <w:lang w:eastAsia="en-US"/>
          </w:rPr>
          <w:delText>ing</w:delText>
        </w:r>
        <w:r w:rsidR="00D77554" w:rsidDel="00AB256B">
          <w:rPr>
            <w:lang w:eastAsia="en-US"/>
          </w:rPr>
          <w:delText xml:space="preserve"> integrated with Insist platform. </w:delText>
        </w:r>
      </w:del>
    </w:p>
    <w:p w14:paraId="0B3B37F3" w14:textId="77777777" w:rsidR="00D91E0C" w:rsidRDefault="00D91E0C" w:rsidP="00D91E0C">
      <w:pPr>
        <w:pStyle w:val="ITEABodyText"/>
        <w:rPr>
          <w:b/>
          <w:i/>
          <w:lang w:eastAsia="en-US"/>
        </w:rPr>
      </w:pPr>
      <w:r w:rsidRPr="00E114F3">
        <w:rPr>
          <w:b/>
          <w:i/>
          <w:lang w:eastAsia="en-US"/>
        </w:rPr>
        <w:t>Main contributors</w:t>
      </w:r>
      <w:r>
        <w:rPr>
          <w:lang w:eastAsia="en-US"/>
        </w:rPr>
        <w:t xml:space="preserve">: </w:t>
      </w:r>
      <w:r>
        <w:rPr>
          <w:lang w:eastAsia="en-US"/>
        </w:rPr>
        <w:tab/>
      </w:r>
      <w:r>
        <w:t>KoçSistem, Argedor, Verisun, Gerade</w:t>
      </w:r>
    </w:p>
    <w:p w14:paraId="79DE2005" w14:textId="77777777" w:rsidR="00D91E0C" w:rsidRDefault="00D91E0C" w:rsidP="00D91E0C">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7DF8437A" w14:textId="17D2BD6C" w:rsidR="00534462" w:rsidRDefault="00534462" w:rsidP="00534462">
      <w:pPr>
        <w:pStyle w:val="ITEABodyText"/>
        <w:rPr>
          <w:lang w:eastAsia="en-US"/>
        </w:rPr>
      </w:pPr>
    </w:p>
    <w:p w14:paraId="2B6272DD" w14:textId="53BFBCE3" w:rsidR="004D68BD" w:rsidRPr="00E9016E" w:rsidRDefault="004D68BD" w:rsidP="004D68BD">
      <w:pPr>
        <w:pStyle w:val="ITEAInstructions"/>
      </w:pPr>
      <w:r>
        <w:t xml:space="preserve">Copy the above template, if more targeted business impact need to be indicated. </w:t>
      </w:r>
    </w:p>
    <w:p w14:paraId="31E4E741" w14:textId="77777777" w:rsidR="004D68BD" w:rsidRDefault="004D68BD" w:rsidP="00534462">
      <w:pPr>
        <w:pStyle w:val="ITEABodyText"/>
        <w:rPr>
          <w:lang w:eastAsia="en-US"/>
        </w:rPr>
      </w:pPr>
    </w:p>
    <w:p w14:paraId="272B293B" w14:textId="4DA3DCB3" w:rsidR="00390568" w:rsidRDefault="00390568" w:rsidP="00390568">
      <w:pPr>
        <w:pStyle w:val="ITEAHeading2"/>
        <w:rPr>
          <w:lang w:eastAsia="en-US"/>
        </w:rPr>
      </w:pPr>
      <w:bookmarkStart w:id="386" w:name="_Toc501033799"/>
      <w:r w:rsidRPr="0099707B">
        <w:rPr>
          <w:lang w:eastAsia="en-US"/>
        </w:rPr>
        <w:t xml:space="preserve">Top 4 overall </w:t>
      </w:r>
      <w:r w:rsidR="00124975">
        <w:rPr>
          <w:lang w:eastAsia="en-US"/>
        </w:rPr>
        <w:t xml:space="preserve">project result </w:t>
      </w:r>
      <w:r w:rsidRPr="0099707B">
        <w:rPr>
          <w:lang w:eastAsia="en-US"/>
        </w:rPr>
        <w:t>KPI</w:t>
      </w:r>
      <w:r w:rsidR="006A02D3">
        <w:rPr>
          <w:lang w:eastAsia="en-US"/>
        </w:rPr>
        <w:t>s</w:t>
      </w:r>
      <w:bookmarkEnd w:id="386"/>
    </w:p>
    <w:p w14:paraId="1C3E5F3A" w14:textId="021DAB41" w:rsidR="007E5CCD" w:rsidRDefault="007E5CCD" w:rsidP="007E5CCD">
      <w:pPr>
        <w:pStyle w:val="ITEAInstructions"/>
        <w:rPr>
          <w:szCs w:val="20"/>
        </w:rPr>
      </w:pPr>
      <w:r>
        <w:rPr>
          <w:szCs w:val="20"/>
        </w:rPr>
        <w:t xml:space="preserve">This section relates to §2.3.4, “quantified objectives and quantification criteria”, of the ITEA 3 FPP template. Consider the expected project results (cf. </w:t>
      </w:r>
      <w:r w:rsidR="000C4BC9">
        <w:rPr>
          <w:lang w:eastAsia="en-US"/>
        </w:rPr>
        <w:t>§</w:t>
      </w:r>
      <w:r w:rsidR="004C6779">
        <w:rPr>
          <w:lang w:eastAsia="en-US"/>
        </w:rPr>
        <w:t xml:space="preserve">2.1. </w:t>
      </w:r>
      <w:r w:rsidR="004C6779">
        <w:rPr>
          <w:szCs w:val="20"/>
        </w:rPr>
        <w:t>T</w:t>
      </w:r>
      <w:r>
        <w:rPr>
          <w:szCs w:val="20"/>
        </w:rPr>
        <w:t xml:space="preserve">op 4 </w:t>
      </w:r>
      <w:r w:rsidR="004C6779">
        <w:rPr>
          <w:szCs w:val="20"/>
        </w:rPr>
        <w:t xml:space="preserve">overall </w:t>
      </w:r>
      <w:r>
        <w:rPr>
          <w:szCs w:val="20"/>
        </w:rPr>
        <w:t xml:space="preserve">targeted innovations and </w:t>
      </w:r>
      <w:r w:rsidR="004C6779">
        <w:rPr>
          <w:lang w:eastAsia="en-US"/>
        </w:rPr>
        <w:t xml:space="preserve">§2.2. </w:t>
      </w:r>
      <w:r w:rsidR="004C6779">
        <w:rPr>
          <w:szCs w:val="20"/>
        </w:rPr>
        <w:t>T</w:t>
      </w:r>
      <w:r>
        <w:rPr>
          <w:szCs w:val="20"/>
        </w:rPr>
        <w:t xml:space="preserve">op 4 </w:t>
      </w:r>
      <w:r w:rsidR="004C6779">
        <w:rPr>
          <w:szCs w:val="20"/>
        </w:rPr>
        <w:t xml:space="preserve">overall </w:t>
      </w:r>
      <w:r>
        <w:rPr>
          <w:szCs w:val="20"/>
        </w:rPr>
        <w:t xml:space="preserve">targeted business impacts), and for each of them define appropriate quantification criteria, i.e. Key Performance Indicators (KPIs). </w:t>
      </w:r>
    </w:p>
    <w:p w14:paraId="0476A3EE" w14:textId="1DBDE60A" w:rsidR="007E5CCD" w:rsidRDefault="007E5CCD" w:rsidP="007E5CCD">
      <w:pPr>
        <w:pStyle w:val="ITEAInstructions"/>
        <w:rPr>
          <w:szCs w:val="20"/>
        </w:rPr>
      </w:pPr>
      <w:r>
        <w:rPr>
          <w:szCs w:val="20"/>
        </w:rPr>
        <w:t xml:space="preserve">KPIs should aim at measuring the objective achievements (i.e. the progress towards the goals), as useful tools for both the consortium and the evaluators. </w:t>
      </w:r>
    </w:p>
    <w:p w14:paraId="192ECDED" w14:textId="6A4C3515" w:rsidR="00175C3A" w:rsidRDefault="00175C3A" w:rsidP="007E5CCD">
      <w:pPr>
        <w:pStyle w:val="ITEAInstructions"/>
        <w:rPr>
          <w:szCs w:val="20"/>
        </w:rPr>
      </w:pPr>
      <w:r>
        <w:rPr>
          <w:szCs w:val="20"/>
        </w:rPr>
        <w:t>The KPIs section refers to the project’s final goals (not strictly to the reporting period), and as such it is presumably quite stable from one PPR to the next one (except for the current status update). In the lifetime of an ITEA project, the actual project goals may, however, be refined or slightly reoriented (e.g. to adapt to changes in the technological state-of-the-art or in the market environment): in such cases, the project may update its KPIs if needed, so that they fit with the new adapted goals.</w:t>
      </w:r>
    </w:p>
    <w:p w14:paraId="089D4F88" w14:textId="0202EDB6" w:rsidR="00F26EAE" w:rsidRDefault="001221E0" w:rsidP="007E5CCD">
      <w:pPr>
        <w:pStyle w:val="ITEAInstructions"/>
        <w:rPr>
          <w:szCs w:val="20"/>
        </w:rPr>
      </w:pPr>
      <w:r>
        <w:rPr>
          <w:szCs w:val="20"/>
        </w:rPr>
        <w:t xml:space="preserve">In the </w:t>
      </w:r>
      <w:r w:rsidR="00F26EAE">
        <w:rPr>
          <w:szCs w:val="20"/>
        </w:rPr>
        <w:t>project progres</w:t>
      </w:r>
      <w:r w:rsidR="0000315C">
        <w:rPr>
          <w:szCs w:val="20"/>
        </w:rPr>
        <w:t xml:space="preserve">s report, project management related KPIs (such as the number of milestones completed in time) should be excluded.  </w:t>
      </w:r>
    </w:p>
    <w:p w14:paraId="12EDF8C3" w14:textId="77777777" w:rsidR="00A66577" w:rsidRDefault="00A66577" w:rsidP="00A66577">
      <w:pPr>
        <w:pStyle w:val="ITEAInstructions"/>
        <w:rPr>
          <w:lang w:eastAsia="en-US"/>
        </w:rPr>
      </w:pPr>
      <w:r>
        <w:rPr>
          <w:lang w:eastAsia="en-US"/>
        </w:rPr>
        <w:t>For each defined KPI, please indicate:</w:t>
      </w:r>
    </w:p>
    <w:p w14:paraId="13E39C7F" w14:textId="475B679A" w:rsidR="006337A2" w:rsidRDefault="00FF74C5" w:rsidP="00A66577">
      <w:pPr>
        <w:pStyle w:val="ITEAInstructionsBullet"/>
        <w:rPr>
          <w:lang w:eastAsia="en-US"/>
        </w:rPr>
      </w:pPr>
      <w:r>
        <w:rPr>
          <w:lang w:eastAsia="en-US"/>
        </w:rPr>
        <w:t xml:space="preserve">Status of KPI in the beginning of </w:t>
      </w:r>
      <w:r w:rsidR="005F5C16">
        <w:rPr>
          <w:lang w:eastAsia="en-US"/>
        </w:rPr>
        <w:t xml:space="preserve">the </w:t>
      </w:r>
      <w:r>
        <w:rPr>
          <w:lang w:eastAsia="en-US"/>
        </w:rPr>
        <w:t>project (Initial value).</w:t>
      </w:r>
    </w:p>
    <w:p w14:paraId="6ECC00AC" w14:textId="7F4A7133" w:rsidR="006337A2" w:rsidRDefault="006337A2" w:rsidP="00A66577">
      <w:pPr>
        <w:pStyle w:val="ITEAInstructionsBullet"/>
        <w:rPr>
          <w:lang w:eastAsia="en-US"/>
        </w:rPr>
      </w:pPr>
      <w:proofErr w:type="gramStart"/>
      <w:r>
        <w:rPr>
          <w:lang w:eastAsia="en-US"/>
        </w:rPr>
        <w:t>the</w:t>
      </w:r>
      <w:proofErr w:type="gramEnd"/>
      <w:r>
        <w:rPr>
          <w:lang w:eastAsia="en-US"/>
        </w:rPr>
        <w:t xml:space="preserve"> current value, i.e. the current progress status.</w:t>
      </w:r>
    </w:p>
    <w:p w14:paraId="4959716E" w14:textId="76E17858" w:rsidR="00A66577" w:rsidRDefault="00A66577" w:rsidP="00A66577">
      <w:pPr>
        <w:pStyle w:val="ITEAInstructionsBullet"/>
        <w:rPr>
          <w:lang w:eastAsia="en-US"/>
        </w:rPr>
      </w:pPr>
      <w:proofErr w:type="gramStart"/>
      <w:r>
        <w:rPr>
          <w:lang w:eastAsia="en-US"/>
        </w:rPr>
        <w:t>the</w:t>
      </w:r>
      <w:proofErr w:type="gramEnd"/>
      <w:r>
        <w:rPr>
          <w:lang w:eastAsia="en-US"/>
        </w:rPr>
        <w:t xml:space="preserve"> target value, computed thanks to the defined metric (whenever possible, provide the unit of measurement, e.g. “%”, “ms” or “fps”)</w:t>
      </w:r>
      <w:r w:rsidR="006677B5">
        <w:rPr>
          <w:lang w:eastAsia="en-US"/>
        </w:rPr>
        <w:t>.</w:t>
      </w:r>
    </w:p>
    <w:p w14:paraId="6D2221BA" w14:textId="56FF0AC5" w:rsidR="00A66577" w:rsidRDefault="006337A2" w:rsidP="00824BF2">
      <w:pPr>
        <w:pStyle w:val="ITEAInstructionsBullet"/>
        <w:rPr>
          <w:lang w:eastAsia="en-US"/>
        </w:rPr>
      </w:pPr>
      <w:proofErr w:type="gramStart"/>
      <w:r>
        <w:rPr>
          <w:lang w:eastAsia="en-US"/>
        </w:rPr>
        <w:t>the</w:t>
      </w:r>
      <w:proofErr w:type="gramEnd"/>
      <w:r>
        <w:rPr>
          <w:lang w:eastAsia="en-US"/>
        </w:rPr>
        <w:t xml:space="preserve"> metric description, i.e. how the actual values are computed, incl. the reference architecture / hardware / algorithm / data, whenever relevant.</w:t>
      </w:r>
    </w:p>
    <w:tbl>
      <w:tblPr>
        <w:tblStyle w:val="MediumShading1-Accent2"/>
        <w:tblW w:w="0" w:type="auto"/>
        <w:tblLook w:val="04A0" w:firstRow="1" w:lastRow="0" w:firstColumn="1" w:lastColumn="0" w:noHBand="0" w:noVBand="1"/>
      </w:tblPr>
      <w:tblGrid>
        <w:gridCol w:w="4230"/>
        <w:gridCol w:w="1728"/>
        <w:gridCol w:w="1555"/>
        <w:gridCol w:w="1557"/>
      </w:tblGrid>
      <w:tr w:rsidR="00AD06D7" w:rsidRPr="0099707B" w14:paraId="403D79B2" w14:textId="77777777" w:rsidTr="00275E04">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30" w:type="dxa"/>
          </w:tcPr>
          <w:p w14:paraId="384ABDA4" w14:textId="77777777" w:rsidR="00AD06D7" w:rsidRPr="0099707B" w:rsidRDefault="00AD06D7" w:rsidP="003C68E0">
            <w:pPr>
              <w:pStyle w:val="ITEABodyText"/>
              <w:ind w:left="0"/>
              <w:rPr>
                <w:lang w:eastAsia="en-US"/>
              </w:rPr>
            </w:pPr>
          </w:p>
        </w:tc>
        <w:tc>
          <w:tcPr>
            <w:tcW w:w="1728" w:type="dxa"/>
          </w:tcPr>
          <w:p w14:paraId="1FA297C6" w14:textId="77777777" w:rsidR="006337A2" w:rsidRDefault="00FF74C5" w:rsidP="00D00A32">
            <w:pPr>
              <w:pStyle w:val="ITEABodyText"/>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 xml:space="preserve">Initial </w:t>
            </w:r>
          </w:p>
          <w:p w14:paraId="69890E94" w14:textId="08D91BB8" w:rsidR="00FF74C5" w:rsidRPr="0099707B" w:rsidRDefault="00900846" w:rsidP="00D00A32">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w:t>
            </w:r>
            <w:r w:rsidR="00FF74C5">
              <w:rPr>
                <w:lang w:eastAsia="en-US"/>
              </w:rPr>
              <w:t>alue</w:t>
            </w:r>
          </w:p>
        </w:tc>
        <w:tc>
          <w:tcPr>
            <w:tcW w:w="1555" w:type="dxa"/>
          </w:tcPr>
          <w:p w14:paraId="265A0E54" w14:textId="07AF4FA1" w:rsidR="00AD06D7" w:rsidRPr="0099707B" w:rsidRDefault="00061DD3" w:rsidP="00D00A32">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Targeted value</w:t>
            </w:r>
          </w:p>
        </w:tc>
        <w:tc>
          <w:tcPr>
            <w:tcW w:w="1557" w:type="dxa"/>
          </w:tcPr>
          <w:p w14:paraId="516FB2D5" w14:textId="77777777" w:rsidR="004E67F5" w:rsidRDefault="00061DD3" w:rsidP="00D00A32">
            <w:pPr>
              <w:pStyle w:val="ITEABodyText"/>
              <w:ind w:left="0"/>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Current</w:t>
            </w:r>
          </w:p>
          <w:p w14:paraId="67E46682" w14:textId="41111480" w:rsidR="00AD06D7" w:rsidRPr="0099707B" w:rsidRDefault="00285B62" w:rsidP="00D00A32">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w:t>
            </w:r>
            <w:r w:rsidR="00AD06D7">
              <w:rPr>
                <w:lang w:eastAsia="en-US"/>
              </w:rPr>
              <w:t>alue</w:t>
            </w:r>
          </w:p>
        </w:tc>
      </w:tr>
      <w:tr w:rsidR="00215C09" w:rsidRPr="0099707B" w14:paraId="19AC182A" w14:textId="77777777" w:rsidTr="00DC34D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1726DCB" w14:textId="505EA79E" w:rsidR="00215C09" w:rsidRPr="0099707B" w:rsidRDefault="00215C09" w:rsidP="003251E9">
            <w:pPr>
              <w:pStyle w:val="ITEABodyText"/>
              <w:ind w:left="0"/>
              <w:rPr>
                <w:b/>
                <w:lang w:eastAsia="en-US"/>
              </w:rPr>
            </w:pPr>
            <w:r>
              <w:rPr>
                <w:b/>
                <w:lang w:eastAsia="en-US"/>
              </w:rPr>
              <w:t xml:space="preserve">1. </w:t>
            </w:r>
            <w:ins w:id="387" w:author="GULTUGCE" w:date="2018-09-08T21:00:00Z">
              <w:r w:rsidR="003251E9">
                <w:rPr>
                  <w:b/>
                  <w:lang w:eastAsia="en-US"/>
                </w:rPr>
                <w:t xml:space="preserve">Sensor creation </w:t>
              </w:r>
            </w:ins>
            <w:del w:id="388" w:author="GULTUGCE" w:date="2018-09-08T21:00:00Z">
              <w:r w:rsidDel="003251E9">
                <w:rPr>
                  <w:b/>
                </w:rPr>
                <w:delText>Intelligent outdoor advertisement distribution based on traffic data</w:delText>
              </w:r>
            </w:del>
          </w:p>
        </w:tc>
        <w:tc>
          <w:tcPr>
            <w:tcW w:w="1728" w:type="dxa"/>
            <w:vAlign w:val="center"/>
          </w:tcPr>
          <w:p w14:paraId="2CDB9B4D" w14:textId="0F07FC3D" w:rsidR="00215C09" w:rsidRDefault="00215C09" w:rsidP="00215C09">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6DEACD33" w14:textId="65FEB981" w:rsidR="00215C09" w:rsidRPr="0099707B" w:rsidRDefault="00215C09" w:rsidP="00215C09">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63CF102A" w14:textId="5A513AC7" w:rsidR="00215C09" w:rsidRPr="0099707B" w:rsidRDefault="003251E9">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Change w:id="389" w:author="GULTUGCE" w:date="2018-09-08T21:00:00Z">
                <w:pPr>
                  <w:pStyle w:val="ITEABodyText"/>
                  <w:cnfStyle w:val="000000100000" w:firstRow="0" w:lastRow="0" w:firstColumn="0" w:lastColumn="0" w:oddVBand="0" w:evenVBand="0" w:oddHBand="1" w:evenHBand="0" w:firstRowFirstColumn="0" w:firstRowLastColumn="0" w:lastRowFirstColumn="0" w:lastRowLastColumn="0"/>
                </w:pPr>
              </w:pPrChange>
            </w:pPr>
            <w:ins w:id="390" w:author="GULTUGCE" w:date="2018-09-08T21:00:00Z">
              <w:r>
                <w:rPr>
                  <w:rFonts w:eastAsia="Arial" w:cs="Arial"/>
                </w:rPr>
                <w:t>90</w:t>
              </w:r>
            </w:ins>
            <w:del w:id="391" w:author="GULTUGCE" w:date="2018-09-08T21:00:00Z">
              <w:r w:rsidR="00215C09" w:rsidDel="003251E9">
                <w:rPr>
                  <w:rFonts w:eastAsia="Arial" w:cs="Arial"/>
                </w:rPr>
                <w:delText>86.4</w:delText>
              </w:r>
            </w:del>
            <w:r w:rsidR="00215C09">
              <w:rPr>
                <w:rFonts w:eastAsia="Arial" w:cs="Arial"/>
              </w:rPr>
              <w:t>%</w:t>
            </w:r>
          </w:p>
        </w:tc>
      </w:tr>
    </w:tbl>
    <w:p w14:paraId="4CF1E141" w14:textId="2B094587" w:rsidR="003F76A1" w:rsidRDefault="003F76A1" w:rsidP="003F76A1">
      <w:pPr>
        <w:pStyle w:val="ITEABodyText"/>
        <w:rPr>
          <w:lang w:eastAsia="en-US"/>
        </w:rPr>
      </w:pPr>
    </w:p>
    <w:p w14:paraId="6A31DC90" w14:textId="05AE72D1" w:rsidR="00B01F2A" w:rsidRDefault="00B01F2A" w:rsidP="003F76A1">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215C09" w:rsidRPr="0099707B" w14:paraId="25B3E190" w14:textId="77777777" w:rsidTr="00DC3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7EB68A4E" w14:textId="28451906" w:rsidR="00215C09" w:rsidRPr="0099707B" w:rsidRDefault="00215C09" w:rsidP="003251E9">
            <w:pPr>
              <w:pStyle w:val="ITEABodyText"/>
              <w:ind w:left="0"/>
              <w:rPr>
                <w:b/>
                <w:lang w:eastAsia="en-US"/>
              </w:rPr>
            </w:pPr>
            <w:r>
              <w:rPr>
                <w:b/>
                <w:lang w:eastAsia="en-US"/>
              </w:rPr>
              <w:lastRenderedPageBreak/>
              <w:t xml:space="preserve">2. </w:t>
            </w:r>
            <w:ins w:id="392" w:author="GULTUGCE" w:date="2018-09-08T20:21:00Z">
              <w:r w:rsidR="00D25C8E">
                <w:rPr>
                  <w:b/>
                  <w:lang w:eastAsia="en-US"/>
                </w:rPr>
                <w:t xml:space="preserve">Smart </w:t>
              </w:r>
            </w:ins>
            <w:ins w:id="393" w:author="GULTUGCE" w:date="2018-09-08T20:19:00Z">
              <w:r w:rsidR="00D25C8E" w:rsidRPr="00D25C8E">
                <w:rPr>
                  <w:b/>
                  <w:lang w:eastAsia="en-US"/>
                </w:rPr>
                <w:t>Bus Station Application</w:t>
              </w:r>
            </w:ins>
            <w:ins w:id="394" w:author="GULTUGCE" w:date="2018-09-08T20:52:00Z">
              <w:r w:rsidR="00B7379A">
                <w:rPr>
                  <w:b/>
                  <w:lang w:eastAsia="en-US"/>
                </w:rPr>
                <w:t xml:space="preserve"> displaying bus arrival time and </w:t>
              </w:r>
            </w:ins>
            <w:ins w:id="395" w:author="GULTUGCE" w:date="2018-09-08T20:54:00Z">
              <w:r w:rsidR="003251E9">
                <w:rPr>
                  <w:b/>
                  <w:lang w:eastAsia="en-US"/>
                </w:rPr>
                <w:t>bus line</w:t>
              </w:r>
            </w:ins>
            <w:del w:id="396" w:author="GULTUGCE" w:date="2018-09-08T20:19:00Z">
              <w:r w:rsidDel="00D25C8E">
                <w:rPr>
                  <w:b/>
                </w:rPr>
                <w:delText>Intelligent outdoor advertisement distribution based on sensor data</w:delText>
              </w:r>
            </w:del>
          </w:p>
        </w:tc>
        <w:tc>
          <w:tcPr>
            <w:tcW w:w="1728" w:type="dxa"/>
            <w:vAlign w:val="center"/>
          </w:tcPr>
          <w:p w14:paraId="3BE4CC65" w14:textId="0756FE2F" w:rsidR="00215C09" w:rsidRDefault="00215C09" w:rsidP="00215C09">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5382147C" w14:textId="5F1BBDF8" w:rsidR="00215C09" w:rsidRPr="0099707B" w:rsidRDefault="00215C09" w:rsidP="00215C09">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4058B210" w14:textId="1A662233" w:rsidR="00215C09" w:rsidRPr="0099707B" w:rsidRDefault="00D25C8E" w:rsidP="00215C09">
            <w:pPr>
              <w:pStyle w:val="ITEABodyText"/>
              <w:cnfStyle w:val="000000100000" w:firstRow="0" w:lastRow="0" w:firstColumn="0" w:lastColumn="0" w:oddVBand="0" w:evenVBand="0" w:oddHBand="1" w:evenHBand="0" w:firstRowFirstColumn="0" w:firstRowLastColumn="0" w:lastRowFirstColumn="0" w:lastRowLastColumn="0"/>
              <w:rPr>
                <w:lang w:eastAsia="en-US"/>
              </w:rPr>
            </w:pPr>
            <w:ins w:id="397" w:author="GULTUGCE" w:date="2018-09-08T20:20:00Z">
              <w:r>
                <w:rPr>
                  <w:rFonts w:eastAsia="Arial" w:cs="Arial"/>
                </w:rPr>
                <w:t>79</w:t>
              </w:r>
            </w:ins>
            <w:del w:id="398" w:author="GULTUGCE" w:date="2018-09-08T20:20:00Z">
              <w:r w:rsidR="00215C09" w:rsidDel="00D25C8E">
                <w:rPr>
                  <w:rFonts w:eastAsia="Arial" w:cs="Arial"/>
                </w:rPr>
                <w:delText>86.4</w:delText>
              </w:r>
            </w:del>
            <w:r w:rsidR="00215C09">
              <w:rPr>
                <w:rFonts w:eastAsia="Arial" w:cs="Arial"/>
              </w:rPr>
              <w:t>%</w:t>
            </w:r>
          </w:p>
        </w:tc>
      </w:tr>
    </w:tbl>
    <w:p w14:paraId="3DCB8986" w14:textId="7E88A85E" w:rsidR="00B01F2A" w:rsidRDefault="00B01F2A" w:rsidP="003F76A1">
      <w:pPr>
        <w:pStyle w:val="ITEABodyText"/>
        <w:rPr>
          <w:lang w:eastAsia="en-US"/>
        </w:rPr>
      </w:pPr>
    </w:p>
    <w:p w14:paraId="108E6D10" w14:textId="2ACA576F" w:rsidR="00B01F2A" w:rsidRDefault="00B01F2A" w:rsidP="003F76A1">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215C09" w:rsidRPr="0099707B" w14:paraId="7BBA7920" w14:textId="77777777" w:rsidTr="00824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5495D2CE" w14:textId="2311BCF2" w:rsidR="00215C09" w:rsidRPr="0099707B" w:rsidRDefault="00215C09" w:rsidP="003251E9">
            <w:pPr>
              <w:pStyle w:val="ITEABodyText"/>
              <w:ind w:left="0"/>
              <w:rPr>
                <w:b/>
                <w:lang w:eastAsia="en-US"/>
              </w:rPr>
            </w:pPr>
            <w:r>
              <w:rPr>
                <w:b/>
                <w:lang w:eastAsia="en-US"/>
              </w:rPr>
              <w:t xml:space="preserve">3. </w:t>
            </w:r>
            <w:ins w:id="399" w:author="GULTUGCE" w:date="2018-09-08T20:55:00Z">
              <w:r w:rsidR="003251E9">
                <w:rPr>
                  <w:b/>
                  <w:lang w:eastAsia="en-US"/>
                </w:rPr>
                <w:t xml:space="preserve">Multi model route planning </w:t>
              </w:r>
            </w:ins>
            <w:del w:id="400" w:author="GULTUGCE" w:date="2018-09-08T20:55:00Z">
              <w:r w:rsidDel="003251E9">
                <w:rPr>
                  <w:b/>
                </w:rPr>
                <w:delText>Detection of the congestion points in the daily traffic flow</w:delText>
              </w:r>
            </w:del>
          </w:p>
        </w:tc>
        <w:tc>
          <w:tcPr>
            <w:tcW w:w="1728" w:type="dxa"/>
          </w:tcPr>
          <w:p w14:paraId="12C51184" w14:textId="40503685" w:rsidR="00215C09" w:rsidRDefault="00215C09" w:rsidP="00215C09">
            <w:pPr>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0%</w:t>
            </w:r>
          </w:p>
        </w:tc>
        <w:tc>
          <w:tcPr>
            <w:tcW w:w="1555" w:type="dxa"/>
          </w:tcPr>
          <w:p w14:paraId="2D3D9EEA" w14:textId="54D4660C" w:rsidR="00215C09" w:rsidRPr="0099707B" w:rsidRDefault="00215C09" w:rsidP="00215C09">
            <w:pPr>
              <w:ind w:left="0"/>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100%</w:t>
            </w:r>
          </w:p>
        </w:tc>
        <w:tc>
          <w:tcPr>
            <w:tcW w:w="1557" w:type="dxa"/>
          </w:tcPr>
          <w:p w14:paraId="3006460F" w14:textId="7A8A43FC" w:rsidR="00215C09" w:rsidRPr="0099707B" w:rsidRDefault="003251E9" w:rsidP="00215C09">
            <w:pPr>
              <w:pStyle w:val="ITEABodyText"/>
              <w:cnfStyle w:val="000000100000" w:firstRow="0" w:lastRow="0" w:firstColumn="0" w:lastColumn="0" w:oddVBand="0" w:evenVBand="0" w:oddHBand="1" w:evenHBand="0" w:firstRowFirstColumn="0" w:firstRowLastColumn="0" w:lastRowFirstColumn="0" w:lastRowLastColumn="0"/>
              <w:rPr>
                <w:lang w:eastAsia="en-US"/>
              </w:rPr>
            </w:pPr>
            <w:ins w:id="401" w:author="GULTUGCE" w:date="2018-09-08T20:55:00Z">
              <w:r>
                <w:rPr>
                  <w:lang w:eastAsia="en-US"/>
                </w:rPr>
                <w:t>79</w:t>
              </w:r>
            </w:ins>
            <w:del w:id="402" w:author="GULTUGCE" w:date="2018-09-08T20:55:00Z">
              <w:r w:rsidR="00215C09" w:rsidDel="003251E9">
                <w:rPr>
                  <w:lang w:eastAsia="en-US"/>
                </w:rPr>
                <w:delText>52</w:delText>
              </w:r>
            </w:del>
            <w:r w:rsidR="00215C09" w:rsidRPr="00AE3D76">
              <w:rPr>
                <w:lang w:eastAsia="en-US"/>
              </w:rPr>
              <w:t>%</w:t>
            </w:r>
          </w:p>
        </w:tc>
      </w:tr>
    </w:tbl>
    <w:p w14:paraId="2F8910CC" w14:textId="3D446CF9" w:rsidR="00B01F2A" w:rsidRDefault="00B01F2A" w:rsidP="003F76A1">
      <w:pPr>
        <w:pStyle w:val="ITEABodyText"/>
        <w:rPr>
          <w:lang w:eastAsia="en-US"/>
        </w:rPr>
      </w:pPr>
    </w:p>
    <w:p w14:paraId="46BF1E42" w14:textId="77777777" w:rsidR="00B01F2A" w:rsidRDefault="00B01F2A" w:rsidP="003F76A1">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215C09" w:rsidRPr="0099707B" w14:paraId="408BC64A" w14:textId="77777777" w:rsidTr="00824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3C981F1" w14:textId="4C01DF7D" w:rsidR="00215C09" w:rsidRPr="0099707B" w:rsidRDefault="00215C09" w:rsidP="003251E9">
            <w:pPr>
              <w:pStyle w:val="ITEABodyText"/>
              <w:ind w:left="0"/>
              <w:rPr>
                <w:b/>
                <w:lang w:eastAsia="en-US"/>
              </w:rPr>
            </w:pPr>
            <w:r>
              <w:rPr>
                <w:b/>
                <w:lang w:eastAsia="en-US"/>
              </w:rPr>
              <w:t xml:space="preserve">4. </w:t>
            </w:r>
            <w:ins w:id="403" w:author="GULTUGCE" w:date="2018-09-08T20:22:00Z">
              <w:r w:rsidR="00D25C8E" w:rsidRPr="00D25C8E">
                <w:rPr>
                  <w:b/>
                  <w:lang w:eastAsia="en-US"/>
                </w:rPr>
                <w:t>Mobile Application</w:t>
              </w:r>
              <w:r w:rsidR="00D25C8E">
                <w:rPr>
                  <w:b/>
                  <w:lang w:eastAsia="en-US"/>
                </w:rPr>
                <w:t xml:space="preserve"> for </w:t>
              </w:r>
            </w:ins>
            <w:ins w:id="404" w:author="GULTUGCE" w:date="2018-09-08T20:25:00Z">
              <w:r w:rsidR="00D25C8E">
                <w:rPr>
                  <w:b/>
                  <w:lang w:eastAsia="en-US"/>
                </w:rPr>
                <w:t xml:space="preserve">urgent cases </w:t>
              </w:r>
            </w:ins>
            <w:del w:id="405" w:author="GULTUGCE" w:date="2018-09-08T20:22:00Z">
              <w:r w:rsidDel="00D25C8E">
                <w:rPr>
                  <w:b/>
                </w:rPr>
                <w:delText>Abnormality detection based on social media inputs</w:delText>
              </w:r>
            </w:del>
          </w:p>
        </w:tc>
        <w:tc>
          <w:tcPr>
            <w:tcW w:w="1728" w:type="dxa"/>
          </w:tcPr>
          <w:p w14:paraId="78A407BE" w14:textId="77777777" w:rsidR="00215C09" w:rsidRDefault="00215C09" w:rsidP="00215C09">
            <w:pPr>
              <w:ind w:left="0"/>
              <w:jc w:val="center"/>
              <w:cnfStyle w:val="000000100000" w:firstRow="0" w:lastRow="0" w:firstColumn="0" w:lastColumn="0" w:oddVBand="0" w:evenVBand="0" w:oddHBand="1" w:evenHBand="0" w:firstRowFirstColumn="0" w:firstRowLastColumn="0" w:lastRowFirstColumn="0" w:lastRowLastColumn="0"/>
              <w:rPr>
                <w:lang w:eastAsia="en-US"/>
              </w:rPr>
            </w:pPr>
            <w:r>
              <w:t>0%</w:t>
            </w:r>
          </w:p>
          <w:p w14:paraId="348AACC1" w14:textId="15DA7415" w:rsidR="00215C09" w:rsidRDefault="00215C09" w:rsidP="00215C09">
            <w:pPr>
              <w:cnfStyle w:val="000000100000" w:firstRow="0" w:lastRow="0" w:firstColumn="0" w:lastColumn="0" w:oddVBand="0" w:evenVBand="0" w:oddHBand="1" w:evenHBand="0" w:firstRowFirstColumn="0" w:firstRowLastColumn="0" w:lastRowFirstColumn="0" w:lastRowLastColumn="0"/>
              <w:rPr>
                <w:lang w:eastAsia="en-US"/>
              </w:rPr>
            </w:pPr>
          </w:p>
        </w:tc>
        <w:tc>
          <w:tcPr>
            <w:tcW w:w="1555" w:type="dxa"/>
          </w:tcPr>
          <w:p w14:paraId="4712366A" w14:textId="255F23F8" w:rsidR="00215C09" w:rsidRPr="0099707B" w:rsidRDefault="003251E9" w:rsidP="00215C09">
            <w:pPr>
              <w:ind w:left="0"/>
              <w:cnfStyle w:val="000000100000" w:firstRow="0" w:lastRow="0" w:firstColumn="0" w:lastColumn="0" w:oddVBand="0" w:evenVBand="0" w:oddHBand="1" w:evenHBand="0" w:firstRowFirstColumn="0" w:firstRowLastColumn="0" w:lastRowFirstColumn="0" w:lastRowLastColumn="0"/>
              <w:rPr>
                <w:lang w:eastAsia="en-US"/>
              </w:rPr>
            </w:pPr>
            <w:ins w:id="406" w:author="GULTUGCE" w:date="2018-09-08T20:56:00Z">
              <w:r>
                <w:rPr>
                  <w:lang w:eastAsia="en-US"/>
                </w:rPr>
                <w:t>100</w:t>
              </w:r>
            </w:ins>
            <w:del w:id="407" w:author="GULTUGCE" w:date="2018-09-08T20:56:00Z">
              <w:r w:rsidR="00215C09" w:rsidRPr="00AE3D76" w:rsidDel="003251E9">
                <w:rPr>
                  <w:lang w:eastAsia="en-US"/>
                </w:rPr>
                <w:delText>7</w:delText>
              </w:r>
            </w:del>
            <w:del w:id="408" w:author="GULTUGCE" w:date="2018-09-08T20:55:00Z">
              <w:r w:rsidR="00215C09" w:rsidRPr="00AE3D76" w:rsidDel="003251E9">
                <w:rPr>
                  <w:lang w:eastAsia="en-US"/>
                </w:rPr>
                <w:delText>0</w:delText>
              </w:r>
            </w:del>
            <w:r w:rsidR="00215C09" w:rsidRPr="00AE3D76">
              <w:rPr>
                <w:lang w:eastAsia="en-US"/>
              </w:rPr>
              <w:t>%</w:t>
            </w:r>
          </w:p>
        </w:tc>
        <w:tc>
          <w:tcPr>
            <w:tcW w:w="1557" w:type="dxa"/>
          </w:tcPr>
          <w:p w14:paraId="7F234522" w14:textId="2DF19BDD" w:rsidR="00215C09" w:rsidRDefault="00B7379A">
            <w:pPr>
              <w:ind w:left="0" w:right="0"/>
              <w:cnfStyle w:val="000000100000" w:firstRow="0" w:lastRow="0" w:firstColumn="0" w:lastColumn="0" w:oddVBand="0" w:evenVBand="0" w:oddHBand="1" w:evenHBand="0" w:firstRowFirstColumn="0" w:firstRowLastColumn="0" w:lastRowFirstColumn="0" w:lastRowLastColumn="0"/>
              <w:rPr>
                <w:rFonts w:eastAsia="Arial" w:cs="Arial"/>
                <w:smallCaps/>
              </w:rPr>
              <w:pPrChange w:id="409" w:author="GULTUGCE" w:date="2018-09-08T20:54:00Z">
                <w:pPr>
                  <w:ind w:left="0" w:right="0"/>
                  <w:jc w:val="center"/>
                  <w:cnfStyle w:val="000000100000" w:firstRow="0" w:lastRow="0" w:firstColumn="0" w:lastColumn="0" w:oddVBand="0" w:evenVBand="0" w:oddHBand="1" w:evenHBand="0" w:firstRowFirstColumn="0" w:firstRowLastColumn="0" w:lastRowFirstColumn="0" w:lastRowLastColumn="0"/>
                </w:pPr>
              </w:pPrChange>
            </w:pPr>
            <w:ins w:id="410" w:author="GULTUGCE" w:date="2018-09-08T20:54:00Z">
              <w:r>
                <w:rPr>
                  <w:rFonts w:eastAsia="Arial" w:cs="Arial"/>
                </w:rPr>
                <w:t>79</w:t>
              </w:r>
            </w:ins>
            <w:del w:id="411" w:author="GULTUGCE" w:date="2018-09-08T20:54:00Z">
              <w:r w:rsidR="00215C09" w:rsidDel="00B7379A">
                <w:rPr>
                  <w:rFonts w:eastAsia="Arial" w:cs="Arial"/>
                </w:rPr>
                <w:delText>64.3</w:delText>
              </w:r>
            </w:del>
            <w:r w:rsidR="00215C09">
              <w:rPr>
                <w:rFonts w:eastAsia="Arial" w:cs="Arial"/>
              </w:rPr>
              <w:t>%</w:t>
            </w:r>
          </w:p>
          <w:p w14:paraId="20BE533B" w14:textId="04B3C1ED" w:rsidR="00215C09" w:rsidRPr="0099707B" w:rsidRDefault="00215C09" w:rsidP="00215C09">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76F55D6F" w14:textId="2080E14C" w:rsidR="00B01F2A" w:rsidRDefault="00B01F2A" w:rsidP="003F76A1">
      <w:pPr>
        <w:pStyle w:val="ITEABodyText"/>
        <w:rPr>
          <w:lang w:eastAsia="en-US"/>
        </w:rPr>
      </w:pPr>
    </w:p>
    <w:p w14:paraId="3E399291" w14:textId="5E2641B1" w:rsidR="003F76A1" w:rsidRDefault="003F76A1" w:rsidP="003F76A1">
      <w:pPr>
        <w:pStyle w:val="ITEABodyText"/>
        <w:rPr>
          <w:lang w:eastAsia="en-US"/>
        </w:rPr>
      </w:pPr>
    </w:p>
    <w:p w14:paraId="6C0D51FC" w14:textId="74EE1AEC" w:rsidR="002132EA" w:rsidRPr="00E9016E" w:rsidRDefault="002132EA" w:rsidP="002132EA">
      <w:pPr>
        <w:pStyle w:val="ITEAInstructions"/>
      </w:pPr>
      <w:r>
        <w:t xml:space="preserve">Copy the above template, if more result KPIs need to be indicated. </w:t>
      </w:r>
    </w:p>
    <w:p w14:paraId="7CB30933" w14:textId="77777777" w:rsidR="002132EA" w:rsidRPr="007E5CCD" w:rsidRDefault="002132EA" w:rsidP="003F76A1">
      <w:pPr>
        <w:pStyle w:val="ITEABodyText"/>
        <w:rPr>
          <w:lang w:eastAsia="en-US"/>
        </w:rPr>
      </w:pPr>
    </w:p>
    <w:p w14:paraId="350B5C65" w14:textId="12AC390C" w:rsidR="00390568" w:rsidRDefault="008B695A" w:rsidP="008B695A">
      <w:pPr>
        <w:pStyle w:val="ITEAHeading2"/>
        <w:rPr>
          <w:lang w:eastAsia="en-US"/>
        </w:rPr>
      </w:pPr>
      <w:bookmarkStart w:id="412" w:name="_Toc501033800"/>
      <w:r w:rsidRPr="0099707B">
        <w:rPr>
          <w:lang w:eastAsia="en-US"/>
        </w:rPr>
        <w:t>Top 4 overall risks</w:t>
      </w:r>
      <w:bookmarkEnd w:id="412"/>
      <w:r w:rsidRPr="0099707B">
        <w:rPr>
          <w:lang w:eastAsia="en-US"/>
        </w:rPr>
        <w:t xml:space="preserve"> </w:t>
      </w:r>
    </w:p>
    <w:p w14:paraId="54CA2A42" w14:textId="77777777" w:rsidR="002C2C08" w:rsidRDefault="002C2C08" w:rsidP="002C2C08">
      <w:pPr>
        <w:pStyle w:val="ITEAInstructions"/>
        <w:rPr>
          <w:lang w:eastAsia="en-US"/>
        </w:rPr>
      </w:pPr>
      <w:r>
        <w:rPr>
          <w:lang w:eastAsia="en-US"/>
        </w:rPr>
        <w:t>Analyse any possible risk (technological, managerial, commercial, etc.) identified during the reporting period. Identify the top 4 risks for the project, and for each of them, present ideally both:</w:t>
      </w:r>
    </w:p>
    <w:p w14:paraId="6AC3FE04" w14:textId="1BB1270D" w:rsidR="002C2C08" w:rsidRDefault="002C2C08" w:rsidP="002C2C08">
      <w:pPr>
        <w:pStyle w:val="ITEAInstructionsBullet"/>
        <w:rPr>
          <w:lang w:eastAsia="en-US"/>
        </w:rPr>
      </w:pPr>
      <w:r>
        <w:rPr>
          <w:lang w:eastAsia="en-US"/>
        </w:rPr>
        <w:t>an appropriate and realistic avoidance action,</w:t>
      </w:r>
    </w:p>
    <w:p w14:paraId="7BF4C9B3" w14:textId="6836EF6D" w:rsidR="002C2C08" w:rsidRDefault="002C2C08" w:rsidP="002C2C08">
      <w:pPr>
        <w:pStyle w:val="ITEAInstructionsBullet"/>
        <w:rPr>
          <w:lang w:eastAsia="en-US"/>
        </w:rPr>
      </w:pPr>
      <w:proofErr w:type="gramStart"/>
      <w:r>
        <w:rPr>
          <w:lang w:eastAsia="en-US"/>
        </w:rPr>
        <w:t>and</w:t>
      </w:r>
      <w:proofErr w:type="gramEnd"/>
      <w:r>
        <w:rPr>
          <w:lang w:eastAsia="en-US"/>
        </w:rPr>
        <w:t xml:space="preserve"> an appropriate mitigation / back-up plan, in case the realisation of the risk cannot be avoided</w:t>
      </w:r>
      <w:r w:rsidR="00DB783A">
        <w:rPr>
          <w:lang w:eastAsia="en-US"/>
        </w:rPr>
        <w:t>,</w:t>
      </w:r>
      <w:r>
        <w:rPr>
          <w:lang w:eastAsia="en-US"/>
        </w:rPr>
        <w:t xml:space="preserve"> </w:t>
      </w:r>
      <w:r w:rsidR="00293B50">
        <w:rPr>
          <w:lang w:eastAsia="en-US"/>
        </w:rPr>
        <w:t>approximately</w:t>
      </w:r>
      <w:r w:rsidR="00FB4D66">
        <w:rPr>
          <w:lang w:eastAsia="en-US"/>
        </w:rPr>
        <w:t xml:space="preserve"> in</w:t>
      </w:r>
      <w:r w:rsidR="00293B50">
        <w:rPr>
          <w:lang w:eastAsia="en-US"/>
        </w:rPr>
        <w:t xml:space="preserve"> 30-50 words</w:t>
      </w:r>
      <w:r w:rsidR="003C1F5C">
        <w:rPr>
          <w:lang w:eastAsia="en-US"/>
        </w:rPr>
        <w:t xml:space="preserve"> per risks</w:t>
      </w:r>
      <w:r>
        <w:rPr>
          <w:lang w:eastAsia="en-US"/>
        </w:rPr>
        <w:t>.</w:t>
      </w:r>
    </w:p>
    <w:p w14:paraId="78EAC798" w14:textId="77777777" w:rsidR="002C2C08" w:rsidRDefault="002C2C08" w:rsidP="002C2C08">
      <w:pPr>
        <w:pStyle w:val="ITEAInstructions"/>
        <w:rPr>
          <w:lang w:eastAsia="en-US"/>
        </w:rPr>
      </w:pPr>
      <w:r>
        <w:rPr>
          <w:lang w:eastAsia="en-US"/>
        </w:rPr>
        <w:t>The analysis of commercial risks is crucial during the final year of projects (and recommended for previous years). For each risk, define also:</w:t>
      </w:r>
    </w:p>
    <w:p w14:paraId="39A94315" w14:textId="3067C8A1" w:rsidR="002C2C08" w:rsidRDefault="00812D4C" w:rsidP="002C2C08">
      <w:pPr>
        <w:pStyle w:val="ITEAInstructionsBullet"/>
        <w:rPr>
          <w:lang w:eastAsia="en-US"/>
        </w:rPr>
      </w:pPr>
      <w:bookmarkStart w:id="413" w:name="_Hlk484593193"/>
      <w:r>
        <w:rPr>
          <w:lang w:eastAsia="en-US"/>
        </w:rPr>
        <w:t>its S</w:t>
      </w:r>
      <w:r w:rsidR="002C2C08">
        <w:rPr>
          <w:lang w:eastAsia="en-US"/>
        </w:rPr>
        <w:t>everity</w:t>
      </w:r>
      <w:bookmarkEnd w:id="413"/>
      <w:r w:rsidR="00146F6C">
        <w:rPr>
          <w:lang w:eastAsia="en-US"/>
        </w:rPr>
        <w:t>:</w:t>
      </w:r>
      <w:r w:rsidR="002C2C08">
        <w:rPr>
          <w:lang w:eastAsia="en-US"/>
        </w:rPr>
        <w:t xml:space="preserve"> </w:t>
      </w:r>
    </w:p>
    <w:p w14:paraId="28EC0921" w14:textId="0662A170" w:rsidR="00E944E3" w:rsidRDefault="002C2C08" w:rsidP="00E944E3">
      <w:pPr>
        <w:pStyle w:val="ITEAInstructions"/>
        <w:ind w:firstLine="120"/>
        <w:rPr>
          <w:lang w:eastAsia="en-US"/>
        </w:rPr>
      </w:pPr>
      <w:r>
        <w:rPr>
          <w:lang w:eastAsia="en-US"/>
        </w:rPr>
        <w:t>- Low: the impact on the project would be mainly collateral (e.g. a partner is leaving, whose tasks can mostly be tran</w:t>
      </w:r>
      <w:r w:rsidR="00E944E3">
        <w:rPr>
          <w:lang w:eastAsia="en-US"/>
        </w:rPr>
        <w:t>sferred to remaining partners)</w:t>
      </w:r>
    </w:p>
    <w:p w14:paraId="3A6E4980" w14:textId="6B7575A3" w:rsidR="002C2C08" w:rsidRDefault="002C2C08" w:rsidP="00E944E3">
      <w:pPr>
        <w:pStyle w:val="ITEAInstructions"/>
        <w:ind w:firstLine="120"/>
        <w:rPr>
          <w:lang w:eastAsia="en-US"/>
        </w:rPr>
      </w:pPr>
      <w:r>
        <w:rPr>
          <w:lang w:eastAsia="en-US"/>
        </w:rPr>
        <w:t>-</w:t>
      </w:r>
      <w:r w:rsidR="00DB783A">
        <w:rPr>
          <w:lang w:eastAsia="en-US"/>
        </w:rPr>
        <w:t xml:space="preserve"> </w:t>
      </w:r>
      <w:r>
        <w:rPr>
          <w:lang w:eastAsia="en-US"/>
        </w:rPr>
        <w:t>Medium: the project would be impacted, but the core project outcomes, despite being somehow downsized, would remain very relevant (e.g. the technological breakthrough is not fully achieved, with performances 20% below what was planned, while remain</w:t>
      </w:r>
      <w:r w:rsidR="00E944E3">
        <w:rPr>
          <w:lang w:eastAsia="en-US"/>
        </w:rPr>
        <w:t>ing above the state-of-the-art)</w:t>
      </w:r>
    </w:p>
    <w:p w14:paraId="34068A0C" w14:textId="6BC1A674" w:rsidR="002C2C08" w:rsidRDefault="002C2C08" w:rsidP="002C2C08">
      <w:pPr>
        <w:pStyle w:val="ITEAInstructions"/>
        <w:rPr>
          <w:lang w:eastAsia="en-US"/>
        </w:rPr>
      </w:pPr>
      <w:r>
        <w:rPr>
          <w:lang w:eastAsia="en-US"/>
        </w:rPr>
        <w:t>- High: the project would be significantly impacted, with a considerably decreased business impact (e.g. one of the three core partners for the exploitation reshapes its strategic planning and decide</w:t>
      </w:r>
      <w:r w:rsidR="00E944E3">
        <w:rPr>
          <w:lang w:eastAsia="en-US"/>
        </w:rPr>
        <w:t>s to leave the targeted market)</w:t>
      </w:r>
    </w:p>
    <w:p w14:paraId="79EAB0F8" w14:textId="1E7B6D1E" w:rsidR="002C2C08" w:rsidRDefault="002C2C08" w:rsidP="002C2C08">
      <w:pPr>
        <w:pStyle w:val="ITEAInstructions"/>
        <w:rPr>
          <w:lang w:eastAsia="en-US"/>
        </w:rPr>
      </w:pPr>
      <w:r>
        <w:rPr>
          <w:lang w:eastAsia="en-US"/>
        </w:rPr>
        <w:lastRenderedPageBreak/>
        <w:t xml:space="preserve">- Critical: the rationale of the project would be at stake, and a complete reshaping of the future goals would be required (e.g. a competitor markets a product comparable to what was planned, two years before </w:t>
      </w:r>
      <w:r w:rsidR="00E944E3">
        <w:rPr>
          <w:lang w:eastAsia="en-US"/>
        </w:rPr>
        <w:t>the project planned delivery)</w:t>
      </w:r>
    </w:p>
    <w:p w14:paraId="3B94064A" w14:textId="69DAB4F3" w:rsidR="002C2C08" w:rsidRDefault="00812D4C" w:rsidP="00146F6C">
      <w:pPr>
        <w:pStyle w:val="ITEAInstructionsBullet"/>
        <w:rPr>
          <w:lang w:eastAsia="en-US"/>
        </w:rPr>
      </w:pPr>
      <w:r>
        <w:rPr>
          <w:lang w:eastAsia="en-US"/>
        </w:rPr>
        <w:t>its Probability</w:t>
      </w:r>
      <w:r w:rsidR="007051D2">
        <w:rPr>
          <w:lang w:eastAsia="en-US"/>
        </w:rPr>
        <w:t xml:space="preserve"> of occurrence</w:t>
      </w:r>
      <w:r w:rsidR="00146F6C">
        <w:rPr>
          <w:lang w:eastAsia="en-US"/>
        </w:rPr>
        <w:t>:</w:t>
      </w:r>
    </w:p>
    <w:p w14:paraId="585799F9" w14:textId="2BE49631" w:rsidR="00E944E3" w:rsidRDefault="007051D2" w:rsidP="00E944E3">
      <w:pPr>
        <w:pStyle w:val="ITEAInstructions"/>
        <w:rPr>
          <w:lang w:eastAsia="en-US"/>
        </w:rPr>
      </w:pPr>
      <w:r>
        <w:rPr>
          <w:lang w:eastAsia="en-US"/>
        </w:rPr>
        <w:t>- Rare: 1-10 % of chance to occur</w:t>
      </w:r>
    </w:p>
    <w:p w14:paraId="24991DCE" w14:textId="2BA428F3" w:rsidR="007051D2" w:rsidRDefault="007051D2" w:rsidP="00E944E3">
      <w:pPr>
        <w:pStyle w:val="ITEAInstructions"/>
        <w:rPr>
          <w:lang w:eastAsia="en-US"/>
        </w:rPr>
      </w:pPr>
      <w:r>
        <w:rPr>
          <w:lang w:eastAsia="en-US"/>
        </w:rPr>
        <w:t>- Possible: 10-50 % of chance to occur</w:t>
      </w:r>
    </w:p>
    <w:p w14:paraId="2B035F44" w14:textId="378ED8B5" w:rsidR="007051D2" w:rsidRDefault="007051D2" w:rsidP="00E944E3">
      <w:pPr>
        <w:pStyle w:val="ITEAInstructions"/>
        <w:rPr>
          <w:lang w:eastAsia="en-US"/>
        </w:rPr>
      </w:pPr>
      <w:r>
        <w:rPr>
          <w:lang w:eastAsia="en-US"/>
        </w:rPr>
        <w:t>- Likely: 50- 90 % of chance to occur</w:t>
      </w:r>
    </w:p>
    <w:p w14:paraId="41B93073" w14:textId="0908B2E1" w:rsidR="007051D2" w:rsidRDefault="007051D2" w:rsidP="00E944E3">
      <w:pPr>
        <w:pStyle w:val="ITEAInstructions"/>
        <w:rPr>
          <w:lang w:eastAsia="en-US"/>
        </w:rPr>
      </w:pPr>
      <w:r>
        <w:rPr>
          <w:lang w:eastAsia="en-US"/>
        </w:rPr>
        <w:t>- Almost certain:</w:t>
      </w:r>
      <w:r w:rsidR="00E03A85">
        <w:rPr>
          <w:lang w:eastAsia="en-US"/>
        </w:rPr>
        <w:t xml:space="preserve"> </w:t>
      </w:r>
      <w:r w:rsidR="00E03A85">
        <w:rPr>
          <w:rFonts w:cs="Arial"/>
          <w:lang w:eastAsia="en-US"/>
        </w:rPr>
        <w:t>≥</w:t>
      </w:r>
      <w:r w:rsidR="00E03A85">
        <w:rPr>
          <w:lang w:eastAsia="en-US"/>
        </w:rPr>
        <w:t xml:space="preserve"> 90 % of chance to occur</w:t>
      </w:r>
    </w:p>
    <w:tbl>
      <w:tblPr>
        <w:tblStyle w:val="MediumShading1-Accent2"/>
        <w:tblW w:w="0" w:type="auto"/>
        <w:tblLook w:val="04A0" w:firstRow="1" w:lastRow="0" w:firstColumn="1" w:lastColumn="0" w:noHBand="0" w:noVBand="1"/>
      </w:tblPr>
      <w:tblGrid>
        <w:gridCol w:w="6190"/>
        <w:gridCol w:w="1436"/>
        <w:gridCol w:w="1444"/>
      </w:tblGrid>
      <w:tr w:rsidR="003C74E5" w:rsidRPr="0099707B" w14:paraId="329FF0BC" w14:textId="77777777" w:rsidTr="003C6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Pr>
          <w:p w14:paraId="62F5F0D9" w14:textId="77777777" w:rsidR="003C74E5" w:rsidRPr="0099707B" w:rsidRDefault="003C74E5" w:rsidP="003C68E0">
            <w:pPr>
              <w:pStyle w:val="ITEABodyText"/>
              <w:ind w:left="0"/>
              <w:rPr>
                <w:lang w:eastAsia="en-US"/>
              </w:rPr>
            </w:pPr>
          </w:p>
        </w:tc>
        <w:tc>
          <w:tcPr>
            <w:tcW w:w="1139" w:type="dxa"/>
          </w:tcPr>
          <w:p w14:paraId="1025AC45" w14:textId="77777777" w:rsidR="003C74E5" w:rsidRPr="0099707B" w:rsidRDefault="003C74E5" w:rsidP="003C68E0">
            <w:pPr>
              <w:pStyle w:val="ITEABodyText"/>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Severity</w:t>
            </w:r>
          </w:p>
        </w:tc>
        <w:tc>
          <w:tcPr>
            <w:tcW w:w="1251" w:type="dxa"/>
          </w:tcPr>
          <w:p w14:paraId="104E9B13" w14:textId="77777777" w:rsidR="003C74E5" w:rsidRPr="0099707B" w:rsidRDefault="003C74E5" w:rsidP="003C68E0">
            <w:pPr>
              <w:pStyle w:val="ITEABodyText"/>
              <w:ind w:left="0"/>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Probability</w:t>
            </w:r>
          </w:p>
        </w:tc>
      </w:tr>
      <w:tr w:rsidR="003C74E5" w:rsidRPr="0099707B" w14:paraId="5BCA3420" w14:textId="77777777" w:rsidTr="003C68E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3CE3250E" w14:textId="49FF7200" w:rsidR="003C74E5" w:rsidRPr="0099707B" w:rsidRDefault="003C74E5" w:rsidP="003C74E5">
            <w:pPr>
              <w:pStyle w:val="ITEABodyText"/>
              <w:ind w:left="0"/>
              <w:rPr>
                <w:b/>
                <w:lang w:eastAsia="en-US"/>
              </w:rPr>
            </w:pPr>
            <w:r w:rsidRPr="003251E9">
              <w:rPr>
                <w:b/>
                <w:lang w:eastAsia="en-US"/>
              </w:rPr>
              <w:t>1.</w:t>
            </w:r>
            <w:ins w:id="414" w:author="GULTUGCE" w:date="2018-09-09T00:02:00Z">
              <w:r w:rsidR="00CC0BF3">
                <w:rPr>
                  <w:b/>
                  <w:lang w:eastAsia="en-US"/>
                </w:rPr>
                <w:t xml:space="preserve"> &lt;Budget constraint sourced by economical challenges in Turkey </w:t>
              </w:r>
              <w:r w:rsidR="00CC0BF3" w:rsidRPr="00355884">
                <w:rPr>
                  <w:b/>
                  <w:lang w:eastAsia="en-US"/>
                </w:rPr>
                <w:t>&gt;</w:t>
              </w:r>
            </w:ins>
            <w:del w:id="415" w:author="GULTUGCE" w:date="2018-09-09T00:02:00Z">
              <w:r w:rsidRPr="003251E9" w:rsidDel="00CC0BF3">
                <w:rPr>
                  <w:b/>
                  <w:lang w:eastAsia="en-US"/>
                </w:rPr>
                <w:delText xml:space="preserve"> </w:delText>
              </w:r>
            </w:del>
            <w:del w:id="416" w:author="GULTUGCE" w:date="2018-09-08T21:02:00Z">
              <w:r w:rsidR="00167FA8" w:rsidDel="003251E9">
                <w:rPr>
                  <w:b/>
                  <w:lang w:eastAsia="en-US"/>
                </w:rPr>
                <w:delText>Only one country from Turkey  takes over the part of  Finnish Partner</w:delText>
              </w:r>
              <w:r w:rsidR="005C0EDC" w:rsidDel="003251E9">
                <w:rPr>
                  <w:b/>
                  <w:lang w:eastAsia="en-US"/>
                </w:rPr>
                <w:delText xml:space="preserve"> job</w:delText>
              </w:r>
              <w:r w:rsidR="00167FA8" w:rsidDel="003251E9">
                <w:rPr>
                  <w:b/>
                  <w:lang w:eastAsia="en-US"/>
                </w:rPr>
                <w:delText xml:space="preserve"> and Spanish partner situation in project is also </w:delText>
              </w:r>
              <w:r w:rsidR="00FD7F43" w:rsidDel="003251E9">
                <w:rPr>
                  <w:b/>
                  <w:lang w:eastAsia="en-US"/>
                </w:rPr>
                <w:delText>unclear</w:delText>
              </w:r>
              <w:r w:rsidR="00167FA8" w:rsidDel="003251E9">
                <w:rPr>
                  <w:b/>
                  <w:lang w:eastAsia="en-US"/>
                </w:rPr>
                <w:delText>.</w:delText>
              </w:r>
              <w:r w:rsidR="005C0EDC" w:rsidDel="003251E9">
                <w:rPr>
                  <w:b/>
                  <w:lang w:eastAsia="en-US"/>
                </w:rPr>
                <w:delText xml:space="preserve"> </w:delText>
              </w:r>
              <w:r w:rsidR="00085A8C" w:rsidDel="003251E9">
                <w:rPr>
                  <w:b/>
                  <w:lang w:eastAsia="en-US"/>
                </w:rPr>
                <w:delText>Action needs to be taken</w:delText>
              </w:r>
            </w:del>
          </w:p>
        </w:tc>
        <w:sdt>
          <w:sdtPr>
            <w:rPr>
              <w:lang w:eastAsia="en-US"/>
            </w:rPr>
            <w:alias w:val="Severity"/>
            <w:tag w:val="Severity"/>
            <w:id w:val="-1985236079"/>
            <w:placeholder>
              <w:docPart w:val="9EDC1CD6BE7647FBAA1E18AA3CB0EE88"/>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71114BDF" w14:textId="3492C035" w:rsidR="003C74E5" w:rsidRPr="0099707B" w:rsidRDefault="00B16F8E" w:rsidP="003C68E0">
                <w:pPr>
                  <w:ind w:left="0"/>
                  <w:cnfStyle w:val="000000100000" w:firstRow="0" w:lastRow="0" w:firstColumn="0" w:lastColumn="0" w:oddVBand="0" w:evenVBand="0" w:oddHBand="1" w:evenHBand="0" w:firstRowFirstColumn="0" w:firstRowLastColumn="0" w:lastRowFirstColumn="0" w:lastRowLastColumn="0"/>
                  <w:rPr>
                    <w:lang w:eastAsia="en-US"/>
                  </w:rPr>
                </w:pPr>
                <w:del w:id="417" w:author="GULTUGCE" w:date="2018-09-08T21:02:00Z">
                  <w:r w:rsidDel="003251E9">
                    <w:rPr>
                      <w:lang w:eastAsia="en-US"/>
                    </w:rPr>
                    <w:delText>Medium</w:delText>
                  </w:r>
                </w:del>
                <w:ins w:id="418" w:author="GULTUGCE" w:date="2018-09-08T21:02:00Z">
                  <w:r w:rsidR="003251E9">
                    <w:rPr>
                      <w:lang w:eastAsia="en-US"/>
                    </w:rPr>
                    <w:t>High</w:t>
                  </w:r>
                </w:ins>
              </w:p>
            </w:tc>
          </w:sdtContent>
        </w:sdt>
        <w:sdt>
          <w:sdtPr>
            <w:rPr>
              <w:lang w:eastAsia="en-US"/>
            </w:rPr>
            <w:alias w:val="Probability"/>
            <w:tag w:val="Probability"/>
            <w:id w:val="842745991"/>
            <w:placeholder>
              <w:docPart w:val="3CF35A0229BD43FBA4F0335FA6718286"/>
            </w:placeholder>
            <w:dropDownList>
              <w:listItem w:value="Choose an item."/>
              <w:listItem w:displayText="Rare" w:value="1-10 %"/>
              <w:listItem w:displayText="Possible" w:value="10-50 %"/>
              <w:listItem w:displayText="Likely" w:value="50-90 %"/>
              <w:listItem w:displayText="Almost certain" w:value="90-99 %"/>
            </w:dropDownList>
          </w:sdtPr>
          <w:sdtContent>
            <w:tc>
              <w:tcPr>
                <w:tcW w:w="1251" w:type="dxa"/>
              </w:tcPr>
              <w:p w14:paraId="3F989649" w14:textId="66711820" w:rsidR="003C74E5" w:rsidRPr="0099707B" w:rsidRDefault="00B16F8E" w:rsidP="003C68E0">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del w:id="419" w:author="GULTUGCE" w:date="2018-09-08T21:03:00Z">
                  <w:r w:rsidDel="003251E9">
                    <w:rPr>
                      <w:lang w:eastAsia="en-US"/>
                    </w:rPr>
                    <w:delText>Likely</w:delText>
                  </w:r>
                </w:del>
                <w:ins w:id="420" w:author="GULTUGCE" w:date="2018-09-08T21:03:00Z">
                  <w:r w:rsidR="003251E9">
                    <w:rPr>
                      <w:lang w:eastAsia="en-US"/>
                    </w:rPr>
                    <w:t>Almost certain</w:t>
                  </w:r>
                </w:ins>
              </w:p>
            </w:tc>
          </w:sdtContent>
        </w:sdt>
      </w:tr>
    </w:tbl>
    <w:p w14:paraId="359A953D" w14:textId="11F2A217" w:rsidR="003C74E5" w:rsidRDefault="003F1D7F" w:rsidP="003C74E5">
      <w:pPr>
        <w:pStyle w:val="ITEABodyText"/>
      </w:pPr>
      <w:r w:rsidRPr="000E23B4">
        <w:rPr>
          <w:b/>
          <w:i/>
        </w:rPr>
        <w:t>Avoidance a</w:t>
      </w:r>
      <w:r w:rsidR="003C74E5" w:rsidRPr="000E23B4">
        <w:rPr>
          <w:b/>
          <w:i/>
        </w:rPr>
        <w:t>ction</w:t>
      </w:r>
      <w:r w:rsidR="003C74E5">
        <w:t>:</w:t>
      </w:r>
    </w:p>
    <w:p w14:paraId="065C151D" w14:textId="1C763F0D" w:rsidR="003C74E5" w:rsidRDefault="003C74E5" w:rsidP="003C74E5">
      <w:pPr>
        <w:pStyle w:val="ITEABodyText"/>
      </w:pPr>
      <w:r>
        <w:t>&lt;</w:t>
      </w:r>
      <w:ins w:id="421" w:author="GULTUGCE" w:date="2018-09-09T00:03:00Z">
        <w:r w:rsidR="00CC0BF3" w:rsidRPr="00CC0BF3">
          <w:t xml:space="preserve"> </w:t>
        </w:r>
        <w:r w:rsidR="00CC0BF3">
          <w:t>Due to economica</w:t>
        </w:r>
        <w:r w:rsidR="00F63501">
          <w:t xml:space="preserve">l issues in </w:t>
        </w:r>
        <w:proofErr w:type="gramStart"/>
        <w:r w:rsidR="00F63501">
          <w:t>Turkey(</w:t>
        </w:r>
        <w:proofErr w:type="gramEnd"/>
        <w:r w:rsidR="00F63501">
          <w:t xml:space="preserve">  increase</w:t>
        </w:r>
      </w:ins>
      <w:ins w:id="422" w:author="GULTUGCE" w:date="2018-09-09T11:34:00Z">
        <w:r w:rsidR="00F63501">
          <w:t xml:space="preserve"> </w:t>
        </w:r>
      </w:ins>
      <w:ins w:id="423" w:author="GULTUGCE" w:date="2018-09-09T00:03:00Z">
        <w:r w:rsidR="00F63501">
          <w:t>in  finance cost</w:t>
        </w:r>
        <w:r w:rsidR="00CC0BF3">
          <w:t xml:space="preserve">, economical instability) budget allocation is limited for the sources that limits work capacity </w:t>
        </w:r>
      </w:ins>
      <w:ins w:id="424" w:author="GULTUGCE" w:date="2018-09-09T00:04:00Z">
        <w:r w:rsidR="00CC0BF3">
          <w:t xml:space="preserve">resulting in </w:t>
        </w:r>
        <w:r w:rsidR="00227389">
          <w:t xml:space="preserve">  work efficiency and service quality  </w:t>
        </w:r>
      </w:ins>
      <w:del w:id="425" w:author="GULTUGCE" w:date="2018-09-08T21:04:00Z">
        <w:r w:rsidR="00755EB2" w:rsidDel="003251E9">
          <w:delText>Collaborating with Spanish(</w:delText>
        </w:r>
        <w:r w:rsidR="00D91E0C" w:rsidDel="003251E9">
          <w:delText xml:space="preserve">Ezeris </w:delText>
        </w:r>
        <w:r w:rsidR="00755EB2" w:rsidDel="003251E9">
          <w:delText>)</w:delText>
        </w:r>
        <w:r w:rsidR="009E3D41" w:rsidDel="003251E9">
          <w:delText xml:space="preserve"> to reduce  the </w:delText>
        </w:r>
        <w:r w:rsidR="00D91E0C" w:rsidDel="003251E9">
          <w:delText xml:space="preserve">excessive </w:delText>
        </w:r>
        <w:r w:rsidR="00755EB2" w:rsidDel="003251E9">
          <w:delText xml:space="preserve"> workload </w:delText>
        </w:r>
        <w:r w:rsidR="009E3D41" w:rsidDel="003251E9">
          <w:delText xml:space="preserve">over other groups </w:delText>
        </w:r>
        <w:r w:rsidR="00755EB2" w:rsidDel="003251E9">
          <w:delText xml:space="preserve"> and following the project schedule as it is</w:delText>
        </w:r>
      </w:del>
      <w:r>
        <w:t xml:space="preserve"> &gt;</w:t>
      </w:r>
    </w:p>
    <w:p w14:paraId="15A2A5BF" w14:textId="77777777" w:rsidR="003C74E5" w:rsidRDefault="003C74E5" w:rsidP="003C74E5">
      <w:pPr>
        <w:pStyle w:val="ITEABodyText"/>
      </w:pPr>
      <w:r w:rsidRPr="000E23B4">
        <w:rPr>
          <w:b/>
          <w:i/>
        </w:rPr>
        <w:t>Back-up / mitigation plan</w:t>
      </w:r>
      <w:r>
        <w:t>:</w:t>
      </w:r>
    </w:p>
    <w:p w14:paraId="7075D49C" w14:textId="7A09A414" w:rsidR="007203CC" w:rsidDel="00CC0BF3" w:rsidRDefault="003C74E5" w:rsidP="003C74E5">
      <w:pPr>
        <w:pStyle w:val="ITEABodyText"/>
        <w:rPr>
          <w:del w:id="426" w:author="GULTUGCE" w:date="2018-09-09T00:02:00Z"/>
        </w:rPr>
      </w:pPr>
      <w:del w:id="427" w:author="GULTUGCE" w:date="2018-09-09T00:02:00Z">
        <w:r w:rsidDel="00CC0BF3">
          <w:delText>&lt;</w:delText>
        </w:r>
        <w:r w:rsidR="00755EB2" w:rsidRPr="00755EB2" w:rsidDel="00CC0BF3">
          <w:delText xml:space="preserve"> </w:delText>
        </w:r>
      </w:del>
      <w:del w:id="428" w:author="GULTUGCE" w:date="2018-09-08T21:10:00Z">
        <w:r w:rsidR="009E3D41" w:rsidDel="00953F39">
          <w:delText>The problem i</w:delText>
        </w:r>
        <w:r w:rsidR="005C0EDC" w:rsidDel="00953F39">
          <w:delText>s</w:delText>
        </w:r>
      </w:del>
      <w:del w:id="429" w:author="GULTUGCE" w:date="2018-09-08T21:08:00Z">
        <w:r w:rsidR="005C0EDC" w:rsidDel="00953F39">
          <w:delText xml:space="preserve"> </w:delText>
        </w:r>
        <w:r w:rsidR="009E3D41" w:rsidDel="00953F39">
          <w:delText xml:space="preserve">resolved  thanks  to  </w:delText>
        </w:r>
        <w:r w:rsidR="00D91E0C" w:rsidDel="00953F39">
          <w:delText xml:space="preserve">Ezeris </w:delText>
        </w:r>
        <w:r w:rsidR="009E3D41" w:rsidDel="00953F39">
          <w:delText>’s  partnership involvement</w:delText>
        </w:r>
      </w:del>
      <w:del w:id="430" w:author="GULTUGCE" w:date="2018-09-09T00:02:00Z">
        <w:r w:rsidR="009E3D41" w:rsidDel="00CC0BF3">
          <w:delText xml:space="preserve">  </w:delText>
        </w:r>
        <w:r w:rsidDel="00CC0BF3">
          <w:delText>&gt;</w:delText>
        </w:r>
      </w:del>
    </w:p>
    <w:p w14:paraId="5EE87C17" w14:textId="77777777" w:rsidR="00CC0BF3" w:rsidRDefault="00CC0BF3" w:rsidP="00CC0BF3">
      <w:pPr>
        <w:pStyle w:val="ITEABodyText"/>
        <w:rPr>
          <w:ins w:id="431" w:author="GULTUGCE" w:date="2018-09-09T00:02:00Z"/>
        </w:rPr>
      </w:pPr>
      <w:ins w:id="432" w:author="GULTUGCE" w:date="2018-09-09T00:02:00Z">
        <w:r>
          <w:t xml:space="preserve">  &lt;Budget allocation </w:t>
        </w:r>
        <w:proofErr w:type="gramStart"/>
        <w:r>
          <w:t>should  be</w:t>
        </w:r>
        <w:proofErr w:type="gramEnd"/>
        <w:r>
          <w:t xml:space="preserve"> rescheduled  and optimized by taking into consideration  Turkey’s  economical status in a long term   &gt;</w:t>
        </w:r>
      </w:ins>
    </w:p>
    <w:p w14:paraId="17ED5CB1" w14:textId="77777777" w:rsidR="00CC0BF3" w:rsidRDefault="00CC0BF3" w:rsidP="00CC0BF3">
      <w:pPr>
        <w:pStyle w:val="ITEABodyText"/>
        <w:rPr>
          <w:ins w:id="433" w:author="GULTUGCE" w:date="2018-09-09T00:02:00Z"/>
        </w:rPr>
      </w:pPr>
    </w:p>
    <w:p w14:paraId="75F01362" w14:textId="77777777" w:rsidR="00CC0BF3" w:rsidRDefault="00CC0BF3" w:rsidP="007203CC">
      <w:pPr>
        <w:pStyle w:val="ITEABodyText"/>
        <w:rPr>
          <w:ins w:id="434" w:author="GULTUGCE" w:date="2018-09-09T00:01:00Z"/>
        </w:rPr>
      </w:pPr>
    </w:p>
    <w:p w14:paraId="2DAD9826" w14:textId="77777777" w:rsidR="00973350" w:rsidRDefault="00973350" w:rsidP="007203CC">
      <w:pPr>
        <w:pStyle w:val="ITEABodyText"/>
        <w:rPr>
          <w:ins w:id="435" w:author="GULTUGCE" w:date="2018-09-08T23:41:00Z"/>
        </w:rPr>
      </w:pPr>
    </w:p>
    <w:p w14:paraId="77B2BA80" w14:textId="77777777" w:rsidR="00973350" w:rsidRDefault="00973350" w:rsidP="007203CC">
      <w:pPr>
        <w:pStyle w:val="ITEABodyText"/>
        <w:rPr>
          <w:ins w:id="436" w:author="GULTUGCE" w:date="2018-09-08T23:41:00Z"/>
        </w:rPr>
      </w:pPr>
    </w:p>
    <w:tbl>
      <w:tblPr>
        <w:tblStyle w:val="MediumShading1-Accent2"/>
        <w:tblW w:w="0" w:type="auto"/>
        <w:tblLook w:val="0480" w:firstRow="0" w:lastRow="0" w:firstColumn="1" w:lastColumn="0" w:noHBand="0" w:noVBand="1"/>
      </w:tblPr>
      <w:tblGrid>
        <w:gridCol w:w="6680"/>
        <w:gridCol w:w="1139"/>
        <w:gridCol w:w="1251"/>
      </w:tblGrid>
      <w:tr w:rsidR="00973350" w:rsidRPr="0099707B" w14:paraId="7FE3E213" w14:textId="77777777" w:rsidTr="004F65D4">
        <w:trPr>
          <w:cnfStyle w:val="000000100000" w:firstRow="0" w:lastRow="0" w:firstColumn="0" w:lastColumn="0" w:oddVBand="0" w:evenVBand="0" w:oddHBand="1" w:evenHBand="0" w:firstRowFirstColumn="0" w:firstRowLastColumn="0" w:lastRowFirstColumn="0" w:lastRowLastColumn="0"/>
          <w:ins w:id="437" w:author="GULTUGCE" w:date="2018-09-08T23:41:00Z"/>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7AE43298" w14:textId="77777777" w:rsidR="00973350" w:rsidRPr="00DF719A" w:rsidRDefault="00973350" w:rsidP="004F65D4">
            <w:pPr>
              <w:pStyle w:val="ITEABodyText"/>
              <w:ind w:left="0"/>
              <w:rPr>
                <w:ins w:id="438" w:author="GULTUGCE" w:date="2018-09-08T23:41:00Z"/>
                <w:b/>
                <w:lang w:eastAsia="en-US"/>
              </w:rPr>
            </w:pPr>
            <w:ins w:id="439" w:author="GULTUGCE" w:date="2018-09-08T23:41:00Z">
              <w:r>
                <w:rPr>
                  <w:b/>
                  <w:lang w:eastAsia="en-US"/>
                </w:rPr>
                <w:t xml:space="preserve">2. Carefully monitor deliverable status and   define a mitigation plan </w:t>
              </w:r>
            </w:ins>
          </w:p>
        </w:tc>
        <w:customXmlInsRangeStart w:id="440" w:author="GULTUGCE" w:date="2018-09-08T23:41:00Z"/>
        <w:sdt>
          <w:sdtPr>
            <w:rPr>
              <w:lang w:eastAsia="en-US"/>
            </w:rPr>
            <w:alias w:val="Severity"/>
            <w:tag w:val="Severity"/>
            <w:id w:val="-1192450065"/>
            <w:placeholder>
              <w:docPart w:val="D8D2CF12532741F39CAC8210B9D280F2"/>
            </w:placeholder>
            <w:dropDownList>
              <w:listItem w:value="Choose an item."/>
              <w:listItem w:displayText="Low" w:value="Low"/>
              <w:listItem w:displayText="Medium" w:value="Medium"/>
              <w:listItem w:displayText="High" w:value="High"/>
              <w:listItem w:displayText="Critical" w:value="Critical"/>
            </w:dropDownList>
          </w:sdtPr>
          <w:sdtContent>
            <w:customXmlInsRangeEnd w:id="440"/>
            <w:tc>
              <w:tcPr>
                <w:tcW w:w="1139" w:type="dxa"/>
                <w:tcBorders>
                  <w:left w:val="nil"/>
                </w:tcBorders>
              </w:tcPr>
              <w:p w14:paraId="1F75E80F" w14:textId="77777777" w:rsidR="00973350" w:rsidRPr="0099707B" w:rsidRDefault="00973350" w:rsidP="004F65D4">
                <w:pPr>
                  <w:ind w:left="0"/>
                  <w:cnfStyle w:val="000000100000" w:firstRow="0" w:lastRow="0" w:firstColumn="0" w:lastColumn="0" w:oddVBand="0" w:evenVBand="0" w:oddHBand="1" w:evenHBand="0" w:firstRowFirstColumn="0" w:firstRowLastColumn="0" w:lastRowFirstColumn="0" w:lastRowLastColumn="0"/>
                  <w:rPr>
                    <w:ins w:id="441" w:author="GULTUGCE" w:date="2018-09-08T23:41:00Z"/>
                    <w:lang w:eastAsia="en-US"/>
                  </w:rPr>
                </w:pPr>
                <w:ins w:id="442" w:author="GULTUGCE" w:date="2018-09-08T23:41:00Z">
                  <w:r>
                    <w:rPr>
                      <w:lang w:eastAsia="en-US"/>
                    </w:rPr>
                    <w:t>Medium</w:t>
                  </w:r>
                </w:ins>
              </w:p>
            </w:tc>
            <w:customXmlInsRangeStart w:id="443" w:author="GULTUGCE" w:date="2018-09-08T23:41:00Z"/>
          </w:sdtContent>
        </w:sdt>
        <w:customXmlInsRangeEnd w:id="443"/>
        <w:tc>
          <w:tcPr>
            <w:tcW w:w="1251" w:type="dxa"/>
          </w:tcPr>
          <w:p w14:paraId="09543E3A" w14:textId="77777777" w:rsidR="00973350" w:rsidRPr="0099707B" w:rsidRDefault="004F65D4" w:rsidP="004F65D4">
            <w:pPr>
              <w:pStyle w:val="ITEABodyText"/>
              <w:ind w:left="0"/>
              <w:cnfStyle w:val="000000100000" w:firstRow="0" w:lastRow="0" w:firstColumn="0" w:lastColumn="0" w:oddVBand="0" w:evenVBand="0" w:oddHBand="1" w:evenHBand="0" w:firstRowFirstColumn="0" w:firstRowLastColumn="0" w:lastRowFirstColumn="0" w:lastRowLastColumn="0"/>
              <w:rPr>
                <w:ins w:id="444" w:author="GULTUGCE" w:date="2018-09-08T23:41:00Z"/>
                <w:lang w:eastAsia="en-US"/>
              </w:rPr>
            </w:pPr>
            <w:customXmlInsRangeStart w:id="445" w:author="GULTUGCE" w:date="2018-09-08T23:41:00Z"/>
            <w:sdt>
              <w:sdtPr>
                <w:rPr>
                  <w:lang w:eastAsia="en-US"/>
                </w:rPr>
                <w:alias w:val="Probability"/>
                <w:tag w:val="Probability"/>
                <w:id w:val="-515855052"/>
                <w:placeholder>
                  <w:docPart w:val="89B44C4B600F40AAB7EC9C58ADC0E36C"/>
                </w:placeholder>
                <w:dropDownList>
                  <w:listItem w:value="Choose an item."/>
                  <w:listItem w:displayText="Rare" w:value="1-10 %"/>
                  <w:listItem w:displayText="Possible" w:value="10-50 %"/>
                  <w:listItem w:displayText="Likely" w:value="50-90 %"/>
                  <w:listItem w:displayText="Almost certain" w:value="90-99 %"/>
                </w:dropDownList>
              </w:sdtPr>
              <w:sdtContent>
                <w:customXmlInsRangeEnd w:id="445"/>
                <w:ins w:id="446" w:author="GULTUGCE" w:date="2018-09-08T23:41:00Z">
                  <w:r w:rsidR="00973350">
                    <w:rPr>
                      <w:lang w:eastAsia="en-US"/>
                    </w:rPr>
                    <w:t>Likely</w:t>
                  </w:r>
                </w:ins>
                <w:customXmlInsRangeStart w:id="447" w:author="GULTUGCE" w:date="2018-09-08T23:41:00Z"/>
              </w:sdtContent>
            </w:sdt>
            <w:customXmlInsRangeEnd w:id="447"/>
            <w:ins w:id="448" w:author="GULTUGCE" w:date="2018-09-08T23:41:00Z">
              <w:r w:rsidR="00973350" w:rsidDel="007E3DF2">
                <w:rPr>
                  <w:lang w:eastAsia="en-US"/>
                </w:rPr>
                <w:t xml:space="preserve"> </w:t>
              </w:r>
            </w:ins>
          </w:p>
        </w:tc>
      </w:tr>
    </w:tbl>
    <w:p w14:paraId="6464FD25" w14:textId="77777777" w:rsidR="00973350" w:rsidRDefault="00973350" w:rsidP="00973350">
      <w:pPr>
        <w:pStyle w:val="ITEABodyText"/>
        <w:rPr>
          <w:ins w:id="449" w:author="GULTUGCE" w:date="2018-09-08T23:41:00Z"/>
        </w:rPr>
      </w:pPr>
      <w:ins w:id="450" w:author="GULTUGCE" w:date="2018-09-08T23:41:00Z">
        <w:r w:rsidRPr="000E23B4">
          <w:rPr>
            <w:b/>
            <w:i/>
          </w:rPr>
          <w:t>Avoidance action</w:t>
        </w:r>
        <w:r>
          <w:t>:</w:t>
        </w:r>
      </w:ins>
    </w:p>
    <w:p w14:paraId="1150533B" w14:textId="77777777" w:rsidR="00973350" w:rsidRDefault="00973350" w:rsidP="00973350">
      <w:pPr>
        <w:pStyle w:val="ITEABodyText"/>
        <w:rPr>
          <w:ins w:id="451" w:author="GULTUGCE" w:date="2018-09-08T23:41:00Z"/>
        </w:rPr>
      </w:pPr>
      <w:ins w:id="452" w:author="GULTUGCE" w:date="2018-09-08T23:41:00Z">
        <w:r>
          <w:t xml:space="preserve">&lt; Adding </w:t>
        </w:r>
        <w:proofErr w:type="gramStart"/>
        <w:r>
          <w:t>one  group</w:t>
        </w:r>
        <w:proofErr w:type="gramEnd"/>
        <w:r>
          <w:t xml:space="preserve"> member more for the project  will  leverage business delivery status plan and  mitigation will be prepared more  well organized &gt;</w:t>
        </w:r>
      </w:ins>
    </w:p>
    <w:p w14:paraId="5195A94B" w14:textId="77777777" w:rsidR="00973350" w:rsidRDefault="00973350" w:rsidP="00973350">
      <w:pPr>
        <w:pStyle w:val="ITEABodyText"/>
        <w:rPr>
          <w:ins w:id="453" w:author="GULTUGCE" w:date="2018-09-08T23:41:00Z"/>
        </w:rPr>
      </w:pPr>
      <w:ins w:id="454" w:author="GULTUGCE" w:date="2018-09-08T23:41:00Z">
        <w:r w:rsidRPr="000E23B4">
          <w:rPr>
            <w:b/>
            <w:i/>
          </w:rPr>
          <w:t>Back-up / mitigation plan</w:t>
        </w:r>
        <w:r>
          <w:t>:</w:t>
        </w:r>
      </w:ins>
    </w:p>
    <w:p w14:paraId="758C7830" w14:textId="77777777" w:rsidR="00973350" w:rsidRDefault="00973350" w:rsidP="00973350">
      <w:pPr>
        <w:pStyle w:val="ITEABodyText"/>
        <w:rPr>
          <w:ins w:id="455" w:author="GULTUGCE" w:date="2018-09-08T23:41:00Z"/>
        </w:rPr>
      </w:pPr>
      <w:ins w:id="456" w:author="GULTUGCE" w:date="2018-09-08T23:41:00Z">
        <w:r>
          <w:t xml:space="preserve">&lt;Reaching consensus over all to </w:t>
        </w:r>
        <w:proofErr w:type="gramStart"/>
        <w:r>
          <w:t>give  more</w:t>
        </w:r>
        <w:proofErr w:type="gramEnd"/>
        <w:r>
          <w:t xml:space="preserve"> attention for  deliver tracking  &gt;</w:t>
        </w:r>
      </w:ins>
    </w:p>
    <w:p w14:paraId="1EA9B265" w14:textId="77777777" w:rsidR="00973350" w:rsidRDefault="00973350" w:rsidP="007203CC">
      <w:pPr>
        <w:pStyle w:val="ITEABodyText"/>
        <w:rPr>
          <w:ins w:id="457" w:author="GULTUGCE" w:date="2018-09-08T23:41:00Z"/>
        </w:rPr>
      </w:pPr>
    </w:p>
    <w:p w14:paraId="6F2D83C3" w14:textId="77777777" w:rsidR="00973350" w:rsidRDefault="00973350" w:rsidP="007203CC">
      <w:pPr>
        <w:pStyle w:val="ITEABodyText"/>
        <w:rPr>
          <w:ins w:id="458" w:author="GULTUGCE" w:date="2018-09-08T23:41:00Z"/>
        </w:rPr>
      </w:pPr>
    </w:p>
    <w:p w14:paraId="4024BD16" w14:textId="77777777" w:rsidR="00973350" w:rsidRDefault="00973350" w:rsidP="007203CC">
      <w:pPr>
        <w:pStyle w:val="ITEABodyText"/>
      </w:pPr>
    </w:p>
    <w:tbl>
      <w:tblPr>
        <w:tblStyle w:val="MediumShading1-Accent2"/>
        <w:tblW w:w="0" w:type="auto"/>
        <w:tblLook w:val="0480" w:firstRow="0" w:lastRow="0" w:firstColumn="1" w:lastColumn="0" w:noHBand="0" w:noVBand="1"/>
        <w:tblPrChange w:id="459" w:author="GULTUGCE" w:date="2018-09-08T23:42:00Z">
          <w:tblPr>
            <w:tblStyle w:val="MediumShading1-Accent2"/>
            <w:tblW w:w="0" w:type="auto"/>
            <w:tblLook w:val="0480" w:firstRow="0" w:lastRow="0" w:firstColumn="1" w:lastColumn="0" w:noHBand="0" w:noVBand="1"/>
          </w:tblPr>
        </w:tblPrChange>
      </w:tblPr>
      <w:tblGrid>
        <w:gridCol w:w="6290"/>
        <w:gridCol w:w="1436"/>
        <w:gridCol w:w="1344"/>
        <w:tblGridChange w:id="460">
          <w:tblGrid>
            <w:gridCol w:w="6290"/>
            <w:gridCol w:w="1436"/>
            <w:gridCol w:w="1344"/>
          </w:tblGrid>
        </w:tblGridChange>
      </w:tblGrid>
      <w:tr w:rsidR="003C74E5" w:rsidRPr="0099707B" w:rsidDel="00973350" w14:paraId="7CBDF9B9" w14:textId="49524DDF" w:rsidTr="00973350">
        <w:trPr>
          <w:cnfStyle w:val="000000100000" w:firstRow="0" w:lastRow="0" w:firstColumn="0" w:lastColumn="0" w:oddVBand="0" w:evenVBand="0" w:oddHBand="1" w:evenHBand="0" w:firstRowFirstColumn="0" w:firstRowLastColumn="0" w:lastRowFirstColumn="0" w:lastRowLastColumn="0"/>
          <w:del w:id="461" w:author="GULTUGCE" w:date="2018-09-08T23:42:00Z"/>
        </w:trPr>
        <w:tc>
          <w:tcPr>
            <w:cnfStyle w:val="001000000000" w:firstRow="0" w:lastRow="0" w:firstColumn="1" w:lastColumn="0" w:oddVBand="0" w:evenVBand="0" w:oddHBand="0" w:evenHBand="0" w:firstRowFirstColumn="0" w:firstRowLastColumn="0" w:lastRowFirstColumn="0" w:lastRowLastColumn="0"/>
            <w:tcW w:w="6290" w:type="dxa"/>
            <w:tcBorders>
              <w:right w:val="nil"/>
            </w:tcBorders>
            <w:tcPrChange w:id="462" w:author="GULTUGCE" w:date="2018-09-08T23:42:00Z">
              <w:tcPr>
                <w:tcW w:w="6680" w:type="dxa"/>
                <w:tcBorders>
                  <w:right w:val="nil"/>
                </w:tcBorders>
              </w:tcPr>
            </w:tcPrChange>
          </w:tcPr>
          <w:p w14:paraId="4743C283" w14:textId="56116B61" w:rsidR="003C74E5" w:rsidRPr="00DF719A" w:rsidDel="00973350" w:rsidRDefault="003C74E5" w:rsidP="00EB0A23">
            <w:pPr>
              <w:pStyle w:val="ITEABodyText"/>
              <w:ind w:left="0"/>
              <w:cnfStyle w:val="001000100000" w:firstRow="0" w:lastRow="0" w:firstColumn="1" w:lastColumn="0" w:oddVBand="0" w:evenVBand="0" w:oddHBand="1" w:evenHBand="0" w:firstRowFirstColumn="0" w:firstRowLastColumn="0" w:lastRowFirstColumn="0" w:lastRowLastColumn="0"/>
              <w:rPr>
                <w:del w:id="463" w:author="GULTUGCE" w:date="2018-09-08T23:42:00Z"/>
                <w:b/>
                <w:lang w:eastAsia="en-US"/>
              </w:rPr>
            </w:pPr>
            <w:del w:id="464" w:author="GULTUGCE" w:date="2018-09-08T23:42:00Z">
              <w:r w:rsidDel="00973350">
                <w:rPr>
                  <w:b/>
                  <w:lang w:eastAsia="en-US"/>
                </w:rPr>
                <w:delText>2</w:delText>
              </w:r>
            </w:del>
            <w:del w:id="465" w:author="GULTUGCE" w:date="2018-09-07T18:18:00Z">
              <w:r w:rsidDel="00EB0A23">
                <w:rPr>
                  <w:b/>
                  <w:lang w:eastAsia="en-US"/>
                </w:rPr>
                <w:delText xml:space="preserve">. </w:delText>
              </w:r>
              <w:r w:rsidR="00215C09" w:rsidDel="00EB0A23">
                <w:rPr>
                  <w:b/>
                  <w:lang w:eastAsia="en-US"/>
                </w:rPr>
                <w:delText>Carefully monitor deli</w:delText>
              </w:r>
              <w:r w:rsidR="00755EB2" w:rsidDel="00EB0A23">
                <w:rPr>
                  <w:b/>
                  <w:lang w:eastAsia="en-US"/>
                </w:rPr>
                <w:delText>verable status and   define a mitigation plan</w:delText>
              </w:r>
            </w:del>
            <w:del w:id="466" w:author="GULTUGCE" w:date="2018-09-08T23:42:00Z">
              <w:r w:rsidR="00755EB2" w:rsidDel="00973350">
                <w:rPr>
                  <w:b/>
                  <w:lang w:eastAsia="en-US"/>
                </w:rPr>
                <w:delText xml:space="preserve"> </w:delText>
              </w:r>
            </w:del>
          </w:p>
        </w:tc>
        <w:customXmlDelRangeStart w:id="467" w:author="GULTUGCE" w:date="2018-09-08T23:42:00Z"/>
        <w:sdt>
          <w:sdtPr>
            <w:rPr>
              <w:lang w:eastAsia="en-US"/>
            </w:rPr>
            <w:alias w:val="Severity"/>
            <w:tag w:val="Severity"/>
            <w:id w:val="379989380"/>
            <w:placeholder>
              <w:docPart w:val="4674B85A412D496A875FF2DFB683D611"/>
            </w:placeholder>
            <w:dropDownList>
              <w:listItem w:value="Choose an item."/>
              <w:listItem w:displayText="Low" w:value="Low"/>
              <w:listItem w:displayText="Medium" w:value="Medium"/>
              <w:listItem w:displayText="High" w:value="High"/>
              <w:listItem w:displayText="Critical" w:value="Critical"/>
            </w:dropDownList>
          </w:sdtPr>
          <w:sdtContent>
            <w:customXmlDelRangeEnd w:id="467"/>
            <w:tc>
              <w:tcPr>
                <w:tcW w:w="1436" w:type="dxa"/>
                <w:tcBorders>
                  <w:left w:val="nil"/>
                </w:tcBorders>
                <w:tcPrChange w:id="468" w:author="GULTUGCE" w:date="2018-09-08T23:42:00Z">
                  <w:tcPr>
                    <w:tcW w:w="1139" w:type="dxa"/>
                    <w:tcBorders>
                      <w:left w:val="nil"/>
                    </w:tcBorders>
                  </w:tcPr>
                </w:tcPrChange>
              </w:tcPr>
              <w:p w14:paraId="0D89F728" w14:textId="297F1F10" w:rsidR="003C74E5" w:rsidRPr="0099707B" w:rsidDel="00973350" w:rsidRDefault="00A1622A" w:rsidP="003C68E0">
                <w:pPr>
                  <w:ind w:left="0"/>
                  <w:cnfStyle w:val="000000100000" w:firstRow="0" w:lastRow="0" w:firstColumn="0" w:lastColumn="0" w:oddVBand="0" w:evenVBand="0" w:oddHBand="1" w:evenHBand="0" w:firstRowFirstColumn="0" w:firstRowLastColumn="0" w:lastRowFirstColumn="0" w:lastRowLastColumn="0"/>
                  <w:rPr>
                    <w:del w:id="469" w:author="GULTUGCE" w:date="2018-09-08T23:42:00Z"/>
                    <w:lang w:eastAsia="en-US"/>
                  </w:rPr>
                </w:pPr>
                <w:del w:id="470" w:author="GULTUGCE" w:date="2018-09-07T18:20:00Z">
                  <w:r w:rsidDel="00EB0A23">
                    <w:rPr>
                      <w:lang w:eastAsia="en-US"/>
                    </w:rPr>
                    <w:delText>Medium</w:delText>
                  </w:r>
                </w:del>
              </w:p>
            </w:tc>
            <w:customXmlDelRangeStart w:id="471" w:author="GULTUGCE" w:date="2018-09-08T23:42:00Z"/>
          </w:sdtContent>
        </w:sdt>
        <w:customXmlDelRangeEnd w:id="471"/>
        <w:tc>
          <w:tcPr>
            <w:tcW w:w="1344" w:type="dxa"/>
            <w:tcPrChange w:id="472" w:author="GULTUGCE" w:date="2018-09-08T23:42:00Z">
              <w:tcPr>
                <w:tcW w:w="1251" w:type="dxa"/>
              </w:tcPr>
            </w:tcPrChange>
          </w:tcPr>
          <w:p w14:paraId="00DB6BAA" w14:textId="46E7E53E" w:rsidR="003C74E5" w:rsidRPr="0099707B" w:rsidDel="00973350" w:rsidRDefault="004F65D4" w:rsidP="003C68E0">
            <w:pPr>
              <w:pStyle w:val="ITEABodyText"/>
              <w:ind w:left="0"/>
              <w:cnfStyle w:val="000000100000" w:firstRow="0" w:lastRow="0" w:firstColumn="0" w:lastColumn="0" w:oddVBand="0" w:evenVBand="0" w:oddHBand="1" w:evenHBand="0" w:firstRowFirstColumn="0" w:firstRowLastColumn="0" w:lastRowFirstColumn="0" w:lastRowLastColumn="0"/>
              <w:rPr>
                <w:del w:id="473" w:author="GULTUGCE" w:date="2018-09-08T23:42:00Z"/>
                <w:lang w:eastAsia="en-US"/>
              </w:rPr>
            </w:pPr>
            <w:customXmlDelRangeStart w:id="474" w:author="GULTUGCE" w:date="2018-09-08T23:42:00Z"/>
            <w:sdt>
              <w:sdtPr>
                <w:rPr>
                  <w:lang w:eastAsia="en-US"/>
                </w:rPr>
                <w:alias w:val="Probability"/>
                <w:tag w:val="Probability"/>
                <w:id w:val="-2048139352"/>
                <w:placeholder>
                  <w:docPart w:val="D31C1A8A19DA4AA790B8806EA6F2F9ED"/>
                </w:placeholder>
                <w:dropDownList>
                  <w:listItem w:value="Choose an item."/>
                  <w:listItem w:displayText="Rare" w:value="1-10 %"/>
                  <w:listItem w:displayText="Possible" w:value="10-50 %"/>
                  <w:listItem w:displayText="Likely" w:value="50-90 %"/>
                  <w:listItem w:displayText="Almost certain" w:value="90-99 %"/>
                </w:dropDownList>
              </w:sdtPr>
              <w:sdtContent>
                <w:customXmlDelRangeEnd w:id="474"/>
                <w:del w:id="475" w:author="GULTUGCE" w:date="2018-09-07T18:20:00Z">
                  <w:r w:rsidR="00D91E0C" w:rsidDel="00EB0A23">
                    <w:rPr>
                      <w:lang w:eastAsia="en-US"/>
                    </w:rPr>
                    <w:delText>Likely</w:delText>
                  </w:r>
                </w:del>
                <w:customXmlDelRangeStart w:id="476" w:author="GULTUGCE" w:date="2018-09-08T23:42:00Z"/>
              </w:sdtContent>
            </w:sdt>
            <w:customXmlDelRangeEnd w:id="476"/>
            <w:del w:id="477" w:author="GULTUGCE" w:date="2018-09-08T23:42:00Z">
              <w:r w:rsidR="007E3DF2" w:rsidDel="00973350">
                <w:rPr>
                  <w:lang w:eastAsia="en-US"/>
                </w:rPr>
                <w:delText xml:space="preserve"> </w:delText>
              </w:r>
            </w:del>
          </w:p>
        </w:tc>
      </w:tr>
    </w:tbl>
    <w:p w14:paraId="7E84D054" w14:textId="05513A38" w:rsidR="003C74E5" w:rsidDel="00973350" w:rsidRDefault="003F1D7F" w:rsidP="003C74E5">
      <w:pPr>
        <w:pStyle w:val="ITEABodyText"/>
        <w:rPr>
          <w:del w:id="478" w:author="GULTUGCE" w:date="2018-09-08T23:42:00Z"/>
        </w:rPr>
      </w:pPr>
      <w:del w:id="479" w:author="GULTUGCE" w:date="2018-09-08T23:42:00Z">
        <w:r w:rsidRPr="000E23B4" w:rsidDel="00973350">
          <w:rPr>
            <w:b/>
            <w:i/>
          </w:rPr>
          <w:delText>Avoidance a</w:delText>
        </w:r>
        <w:r w:rsidR="003C74E5" w:rsidRPr="000E23B4" w:rsidDel="00973350">
          <w:rPr>
            <w:b/>
            <w:i/>
          </w:rPr>
          <w:delText>ction</w:delText>
        </w:r>
        <w:r w:rsidR="003C74E5" w:rsidDel="00973350">
          <w:delText>:</w:delText>
        </w:r>
      </w:del>
    </w:p>
    <w:p w14:paraId="48392D76" w14:textId="72C6038B" w:rsidR="003C74E5" w:rsidDel="00973350" w:rsidRDefault="003C74E5" w:rsidP="003C74E5">
      <w:pPr>
        <w:pStyle w:val="ITEABodyText"/>
        <w:rPr>
          <w:del w:id="480" w:author="GULTUGCE" w:date="2018-09-08T23:42:00Z"/>
        </w:rPr>
      </w:pPr>
      <w:del w:id="481" w:author="GULTUGCE" w:date="2018-09-08T21:25:00Z">
        <w:r w:rsidDel="00C52AF9">
          <w:lastRenderedPageBreak/>
          <w:delText xml:space="preserve">&lt; </w:delText>
        </w:r>
      </w:del>
      <w:del w:id="482" w:author="GULTUGCE" w:date="2018-09-07T18:20:00Z">
        <w:r w:rsidR="00755EB2" w:rsidDel="00A8405A">
          <w:delText xml:space="preserve">Adding one  group member more for the project  will  leverage business delivery status plan and  mitigation will be prepared more  well organized </w:delText>
        </w:r>
      </w:del>
      <w:del w:id="483" w:author="GULTUGCE" w:date="2018-09-08T23:42:00Z">
        <w:r w:rsidDel="00973350">
          <w:delText>&gt;</w:delText>
        </w:r>
      </w:del>
    </w:p>
    <w:p w14:paraId="5491E6F3" w14:textId="0FB374BB" w:rsidR="003C74E5" w:rsidDel="00CA3A62" w:rsidRDefault="003C74E5" w:rsidP="003C74E5">
      <w:pPr>
        <w:pStyle w:val="ITEABodyText"/>
        <w:rPr>
          <w:del w:id="484" w:author="GULTUGCE" w:date="2018-09-08T22:19:00Z"/>
        </w:rPr>
      </w:pPr>
      <w:del w:id="485" w:author="GULTUGCE" w:date="2018-09-08T23:42:00Z">
        <w:r w:rsidRPr="000E23B4" w:rsidDel="00973350">
          <w:rPr>
            <w:b/>
            <w:i/>
          </w:rPr>
          <w:delText>Back-up / mitigation pla</w:delText>
        </w:r>
      </w:del>
      <w:del w:id="486" w:author="GULTUGCE" w:date="2018-09-08T22:19:00Z">
        <w:r w:rsidRPr="000E23B4" w:rsidDel="00CA3A62">
          <w:rPr>
            <w:b/>
            <w:i/>
          </w:rPr>
          <w:delText>n</w:delText>
        </w:r>
        <w:r w:rsidDel="00CA3A62">
          <w:delText>:</w:delText>
        </w:r>
      </w:del>
    </w:p>
    <w:p w14:paraId="7C55E55F" w14:textId="175AA18C" w:rsidR="003C74E5" w:rsidDel="00973350" w:rsidRDefault="003C74E5" w:rsidP="003C74E5">
      <w:pPr>
        <w:pStyle w:val="ITEABodyText"/>
        <w:rPr>
          <w:del w:id="487" w:author="GULTUGCE" w:date="2018-09-08T23:42:00Z"/>
        </w:rPr>
      </w:pPr>
      <w:del w:id="488" w:author="GULTUGCE" w:date="2018-09-08T22:19:00Z">
        <w:r w:rsidDel="00CA3A62">
          <w:delText>&lt;</w:delText>
        </w:r>
      </w:del>
      <w:del w:id="489" w:author="GULTUGCE" w:date="2018-09-07T18:22:00Z">
        <w:r w:rsidR="005C0EDC" w:rsidDel="00A8405A">
          <w:delText xml:space="preserve">Reaching </w:delText>
        </w:r>
        <w:r w:rsidR="00085A8C" w:rsidDel="00A8405A">
          <w:delText xml:space="preserve">consensus over </w:delText>
        </w:r>
        <w:r w:rsidR="00755EB2" w:rsidDel="00A8405A">
          <w:delText>al</w:delText>
        </w:r>
        <w:r w:rsidR="00A1622A" w:rsidDel="00A8405A">
          <w:delText xml:space="preserve">l </w:delText>
        </w:r>
        <w:r w:rsidR="005C0EDC" w:rsidDel="00A8405A">
          <w:delText xml:space="preserve">to give  more attention for </w:delText>
        </w:r>
        <w:r w:rsidR="00A1622A" w:rsidDel="00A8405A">
          <w:delText xml:space="preserve"> deliver</w:delText>
        </w:r>
      </w:del>
      <w:del w:id="490" w:author="GULTUGCE" w:date="2018-09-08T23:42:00Z">
        <w:r w:rsidR="00A1622A" w:rsidDel="00973350">
          <w:delText xml:space="preserve"> tracking </w:delText>
        </w:r>
        <w:r w:rsidR="00755EB2" w:rsidDel="00973350">
          <w:delText xml:space="preserve"> </w:delText>
        </w:r>
        <w:r w:rsidDel="00973350">
          <w:delText>&gt;</w:delText>
        </w:r>
      </w:del>
    </w:p>
    <w:p w14:paraId="10B7396A" w14:textId="0AF437ED" w:rsidR="00DC0E83" w:rsidDel="00973350" w:rsidRDefault="00DC0E83" w:rsidP="00DC0E83">
      <w:pPr>
        <w:pStyle w:val="ITEABodyText"/>
        <w:rPr>
          <w:del w:id="491" w:author="GULTUGCE" w:date="2018-09-08T23:42:00Z"/>
        </w:rPr>
      </w:pPr>
    </w:p>
    <w:tbl>
      <w:tblPr>
        <w:tblStyle w:val="MediumShading1-Accent2"/>
        <w:tblW w:w="0" w:type="auto"/>
        <w:tblLook w:val="0480" w:firstRow="0" w:lastRow="0" w:firstColumn="1" w:lastColumn="0" w:noHBand="0" w:noVBand="1"/>
      </w:tblPr>
      <w:tblGrid>
        <w:gridCol w:w="6680"/>
        <w:gridCol w:w="1139"/>
        <w:gridCol w:w="1251"/>
      </w:tblGrid>
      <w:tr w:rsidR="00DC0E83" w:rsidRPr="0099707B" w14:paraId="208D3B01" w14:textId="77777777" w:rsidTr="00B7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6022424A" w14:textId="36D51B15" w:rsidR="00DC0E83" w:rsidRPr="00DF719A" w:rsidRDefault="00DC0E83" w:rsidP="00B720E1">
            <w:pPr>
              <w:pStyle w:val="ITEABodyText"/>
            </w:pPr>
            <w:r w:rsidRPr="00F435E3">
              <w:rPr>
                <w:b/>
                <w:lang w:eastAsia="en-US"/>
              </w:rPr>
              <w:t>3.</w:t>
            </w:r>
            <w:r>
              <w:t xml:space="preserve"> </w:t>
            </w:r>
            <w:r w:rsidRPr="00A1622A">
              <w:rPr>
                <w:b/>
              </w:rPr>
              <w:t>For year 3</w:t>
            </w:r>
            <w:ins w:id="492" w:author="GULTUGCE" w:date="2018-09-08T23:36:00Z">
              <w:r w:rsidR="00492C34">
                <w:rPr>
                  <w:b/>
                </w:rPr>
                <w:t>,</w:t>
              </w:r>
            </w:ins>
            <w:r w:rsidRPr="00A1622A">
              <w:rPr>
                <w:b/>
              </w:rPr>
              <w:t xml:space="preserve"> Data from Madrid should be included and demonstrated in the common database and report at the final review </w:t>
            </w:r>
            <w:ins w:id="493" w:author="GULTUGCE" w:date="2018-09-08T23:36:00Z">
              <w:r w:rsidR="00492C34">
                <w:rPr>
                  <w:b/>
                </w:rPr>
                <w:t xml:space="preserve">within predefined time </w:t>
              </w:r>
            </w:ins>
          </w:p>
        </w:tc>
        <w:sdt>
          <w:sdtPr>
            <w:rPr>
              <w:lang w:eastAsia="en-US"/>
            </w:rPr>
            <w:alias w:val="Severity"/>
            <w:tag w:val="Severity"/>
            <w:id w:val="-171416342"/>
            <w:placeholder>
              <w:docPart w:val="0041D05E8F3A415DA8981B5B2A60BC67"/>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1D560639" w14:textId="77777777" w:rsidR="00DC0E83" w:rsidRPr="0099707B" w:rsidRDefault="00DC0E83" w:rsidP="00B720E1">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Medium</w:t>
                </w:r>
              </w:p>
            </w:tc>
          </w:sdtContent>
        </w:sdt>
        <w:tc>
          <w:tcPr>
            <w:tcW w:w="1251" w:type="dxa"/>
          </w:tcPr>
          <w:p w14:paraId="08397D6C" w14:textId="77777777" w:rsidR="00DC0E83" w:rsidRPr="0099707B" w:rsidRDefault="00DC0E83" w:rsidP="00B720E1">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1853864492"/>
                <w:placeholder>
                  <w:docPart w:val="F34A0EC1D3334650BF4CDE27C6C7D285"/>
                </w:placeholder>
                <w:dropDownList>
                  <w:listItem w:value="Choose an item."/>
                  <w:listItem w:displayText="Rare" w:value="1-10 %"/>
                  <w:listItem w:displayText="Possible" w:value="10-50 %"/>
                  <w:listItem w:displayText="Likely" w:value="50-90 %"/>
                  <w:listItem w:displayText="Almost certain" w:value="90-99 %"/>
                </w:dropDownList>
              </w:sdtPr>
              <w:sdtContent>
                <w:r>
                  <w:rPr>
                    <w:lang w:eastAsia="en-US"/>
                  </w:rPr>
                  <w:t>Possible</w:t>
                </w:r>
              </w:sdtContent>
            </w:sdt>
          </w:p>
        </w:tc>
      </w:tr>
    </w:tbl>
    <w:p w14:paraId="651D53A0" w14:textId="77777777" w:rsidR="00DC0E83" w:rsidRDefault="00DC0E83" w:rsidP="00DC0E83">
      <w:pPr>
        <w:pStyle w:val="ITEABodyText"/>
      </w:pPr>
      <w:r w:rsidRPr="000E23B4">
        <w:rPr>
          <w:b/>
          <w:i/>
        </w:rPr>
        <w:t>Avoidance action</w:t>
      </w:r>
      <w:r>
        <w:t>:</w:t>
      </w:r>
    </w:p>
    <w:p w14:paraId="311E1F28" w14:textId="77777777" w:rsidR="00DC0E83" w:rsidRDefault="00DC0E83" w:rsidP="00DC0E83">
      <w:pPr>
        <w:pStyle w:val="ITEABodyText"/>
      </w:pPr>
      <w:r>
        <w:t xml:space="preserve">&lt; Decision should be taken for from which data sources will be exploited and define a plan how to deploy the data without interruption </w:t>
      </w:r>
      <w:proofErr w:type="gramStart"/>
      <w:r>
        <w:t>to  handle</w:t>
      </w:r>
      <w:proofErr w:type="gramEnd"/>
      <w:r>
        <w:t xml:space="preserve">   the time issues  &gt;</w:t>
      </w:r>
    </w:p>
    <w:p w14:paraId="6B9E08F0" w14:textId="77777777" w:rsidR="00DC0E83" w:rsidRDefault="00DC0E83" w:rsidP="00DC0E83">
      <w:pPr>
        <w:pStyle w:val="ITEABodyText"/>
      </w:pPr>
      <w:r w:rsidRPr="000E23B4">
        <w:rPr>
          <w:b/>
          <w:i/>
        </w:rPr>
        <w:t>Back-up / mitigation plan</w:t>
      </w:r>
      <w:r>
        <w:t>:</w:t>
      </w:r>
    </w:p>
    <w:p w14:paraId="28C9BD00" w14:textId="18ADCE9F" w:rsidR="00DC0E83" w:rsidRDefault="00DC0E83" w:rsidP="00DC0E83">
      <w:pPr>
        <w:pStyle w:val="ITEABodyText"/>
      </w:pPr>
      <w:r>
        <w:t xml:space="preserve">&lt;Using alternative sources to gather the </w:t>
      </w:r>
      <w:proofErr w:type="gramStart"/>
      <w:r>
        <w:t>data  within</w:t>
      </w:r>
      <w:proofErr w:type="gramEnd"/>
      <w:r>
        <w:t xml:space="preserve"> predefined period  or preparing pseudo or synthetic data by means of  data from Turkey  &gt;</w:t>
      </w:r>
    </w:p>
    <w:p w14:paraId="5E646C5C" w14:textId="77777777" w:rsidR="00DC0E83" w:rsidRDefault="00DC0E83" w:rsidP="00DC0E83">
      <w:pPr>
        <w:pStyle w:val="ITEABodyText"/>
      </w:pPr>
    </w:p>
    <w:p w14:paraId="4D9DEA93" w14:textId="2F6E1879" w:rsidR="00DC0E83" w:rsidRPr="00973350" w:rsidRDefault="00DC0E83" w:rsidP="00DC0E83">
      <w:pPr>
        <w:pStyle w:val="ITEABodyText"/>
        <w:rPr>
          <w:b/>
          <w:i/>
          <w:rPrChange w:id="494" w:author="GULTUGCE" w:date="2018-09-08T23:40:00Z">
            <w:rPr/>
          </w:rPrChange>
        </w:rPr>
      </w:pPr>
      <w:del w:id="495" w:author="GULTUGCE" w:date="2018-09-08T22:31:00Z">
        <w:r w:rsidRPr="000E23B4" w:rsidDel="00C23F72">
          <w:rPr>
            <w:b/>
            <w:i/>
          </w:rPr>
          <w:delText>Back-up / mitigation plan</w:delText>
        </w:r>
        <w:r w:rsidDel="00C23F72">
          <w:delText>:</w:delText>
        </w:r>
      </w:del>
    </w:p>
    <w:tbl>
      <w:tblPr>
        <w:tblStyle w:val="MediumShading1-Accent2"/>
        <w:tblW w:w="0" w:type="auto"/>
        <w:tblLook w:val="0480" w:firstRow="0" w:lastRow="0" w:firstColumn="1" w:lastColumn="0" w:noHBand="0" w:noVBand="1"/>
      </w:tblPr>
      <w:tblGrid>
        <w:gridCol w:w="6680"/>
        <w:gridCol w:w="1139"/>
        <w:gridCol w:w="1251"/>
      </w:tblGrid>
      <w:tr w:rsidR="00DC0E83" w:rsidRPr="0099707B" w14:paraId="413EB733" w14:textId="77777777" w:rsidTr="00B7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799F599C" w14:textId="4057FB6E" w:rsidR="00531E51" w:rsidRDefault="00DC0E83" w:rsidP="00531E51">
            <w:pPr>
              <w:pStyle w:val="ITEABodyText"/>
              <w:rPr>
                <w:ins w:id="496" w:author="GULTUGCE" w:date="2018-09-08T21:35:00Z"/>
              </w:rPr>
            </w:pPr>
            <w:r>
              <w:rPr>
                <w:b/>
                <w:lang w:eastAsia="en-US"/>
              </w:rPr>
              <w:t>4</w:t>
            </w:r>
            <w:r w:rsidRPr="00F435E3">
              <w:rPr>
                <w:b/>
                <w:lang w:eastAsia="en-US"/>
              </w:rPr>
              <w:t>.</w:t>
            </w:r>
            <w:r>
              <w:t xml:space="preserve"> </w:t>
            </w:r>
            <w:ins w:id="497" w:author="GULTUGCE" w:date="2018-09-09T00:07:00Z">
              <w:r w:rsidR="00227389">
                <w:t xml:space="preserve">Wrong data entrance by end users  because of lack of skills </w:t>
              </w:r>
            </w:ins>
          </w:p>
          <w:p w14:paraId="713DADC7" w14:textId="77777777" w:rsidR="00531E51" w:rsidRDefault="00531E51" w:rsidP="00531E51">
            <w:pPr>
              <w:pStyle w:val="ITEABodyText"/>
              <w:rPr>
                <w:ins w:id="498" w:author="GULTUGCE" w:date="2018-09-08T21:35:00Z"/>
              </w:rPr>
            </w:pPr>
          </w:p>
          <w:p w14:paraId="69DD29F8" w14:textId="6640B216" w:rsidR="00DC0E83" w:rsidRPr="00DF719A" w:rsidRDefault="00531E51" w:rsidP="00531E51">
            <w:pPr>
              <w:pStyle w:val="ITEABodyText"/>
            </w:pPr>
            <w:ins w:id="499" w:author="GULTUGCE" w:date="2018-09-08T21:35:00Z">
              <w:r>
                <w:t xml:space="preserve"> </w:t>
              </w:r>
            </w:ins>
            <w:del w:id="500" w:author="GULTUGCE" w:date="2018-09-08T21:35:00Z">
              <w:r w:rsidR="00DC0E83" w:rsidDel="00531E51">
                <w:rPr>
                  <w:b/>
                </w:rPr>
                <w:delText>Obstacles related to</w:delText>
              </w:r>
              <w:r w:rsidR="005A4F51" w:rsidDel="00531E51">
                <w:rPr>
                  <w:b/>
                </w:rPr>
                <w:delText xml:space="preserve"> video streaming, multi source data fusion and interpretation algorithms </w:delText>
              </w:r>
            </w:del>
          </w:p>
        </w:tc>
        <w:sdt>
          <w:sdtPr>
            <w:rPr>
              <w:lang w:eastAsia="en-US"/>
            </w:rPr>
            <w:alias w:val="Severity"/>
            <w:tag w:val="Severity"/>
            <w:id w:val="569706135"/>
            <w:placeholder>
              <w:docPart w:val="A6EC4E60453B4234B480C9788DBDF8D0"/>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64A00A0D" w14:textId="1CA74C99" w:rsidR="00DC0E83" w:rsidRPr="0099707B" w:rsidRDefault="005A4F51" w:rsidP="00B720E1">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High</w:t>
                </w:r>
              </w:p>
            </w:tc>
          </w:sdtContent>
        </w:sdt>
        <w:tc>
          <w:tcPr>
            <w:tcW w:w="1251" w:type="dxa"/>
          </w:tcPr>
          <w:p w14:paraId="6AAE7155" w14:textId="7ACCD28B" w:rsidR="00DC0E83" w:rsidRPr="0099707B" w:rsidRDefault="00DC0E83" w:rsidP="00B720E1">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233435478"/>
                <w:placeholder>
                  <w:docPart w:val="01C071EBD7B740189A96C8BF25A43779"/>
                </w:placeholder>
                <w:dropDownList>
                  <w:listItem w:value="Choose an item."/>
                  <w:listItem w:displayText="Rare" w:value="1-10 %"/>
                  <w:listItem w:displayText="Possible" w:value="10-50 %"/>
                  <w:listItem w:displayText="Likely" w:value="50-90 %"/>
                  <w:listItem w:displayText="Almost certain" w:value="90-99 %"/>
                </w:dropDownList>
              </w:sdtPr>
              <w:sdtContent>
                <w:r w:rsidR="005A4F51">
                  <w:rPr>
                    <w:lang w:eastAsia="en-US"/>
                  </w:rPr>
                  <w:t>Likely</w:t>
                </w:r>
              </w:sdtContent>
            </w:sdt>
          </w:p>
        </w:tc>
      </w:tr>
    </w:tbl>
    <w:p w14:paraId="1E06F9E5" w14:textId="77777777" w:rsidR="00DC0E83" w:rsidRDefault="00DC0E83" w:rsidP="00DC0E83">
      <w:pPr>
        <w:pStyle w:val="ITEABodyText"/>
      </w:pPr>
      <w:r w:rsidRPr="000E23B4">
        <w:rPr>
          <w:b/>
          <w:i/>
        </w:rPr>
        <w:t>Avoidance action</w:t>
      </w:r>
      <w:r>
        <w:t>:</w:t>
      </w:r>
    </w:p>
    <w:p w14:paraId="0CAD7BEB" w14:textId="2C686FB4" w:rsidR="00DC0E83" w:rsidRDefault="00DC0E83" w:rsidP="00DC0E83">
      <w:pPr>
        <w:pStyle w:val="ITEABodyText"/>
      </w:pPr>
      <w:r>
        <w:t>&lt;</w:t>
      </w:r>
      <w:del w:id="501" w:author="GULTUGCE" w:date="2018-09-09T00:08:00Z">
        <w:r w:rsidDel="00227389">
          <w:delText xml:space="preserve"> </w:delText>
        </w:r>
      </w:del>
      <w:ins w:id="502" w:author="GULTUGCE" w:date="2018-09-09T00:13:00Z">
        <w:r w:rsidR="00227389">
          <w:t xml:space="preserve">Training end users is most essentoail step to prevent wrong data entrance, </w:t>
        </w:r>
        <w:proofErr w:type="gramStart"/>
        <w:r w:rsidR="00227389">
          <w:t>prioritizing  accuracy</w:t>
        </w:r>
        <w:proofErr w:type="gramEnd"/>
        <w:r w:rsidR="00227389">
          <w:t xml:space="preserve"> over speed is  so essential  to  </w:t>
        </w:r>
      </w:ins>
      <w:ins w:id="503" w:author="GULTUGCE" w:date="2018-09-09T00:15:00Z">
        <w:r w:rsidR="00B469B9">
          <w:t xml:space="preserve">eliminate the risk factor associated wrong data entrance </w:t>
        </w:r>
      </w:ins>
      <w:ins w:id="504" w:author="GULTUGCE" w:date="2018-09-08T21:35:00Z">
        <w:r w:rsidR="00531E51">
          <w:t xml:space="preserve">   </w:t>
        </w:r>
      </w:ins>
      <w:del w:id="505" w:author="GULTUGCE" w:date="2018-09-08T21:35:00Z">
        <w:r w:rsidR="005A4F51" w:rsidDel="00531E51">
          <w:delText>Alternative solutions should be worked on and more advanced methodologies needs to be  applied</w:delText>
        </w:r>
      </w:del>
      <w:r>
        <w:t>&gt;</w:t>
      </w:r>
    </w:p>
    <w:p w14:paraId="7677A2E9" w14:textId="77777777" w:rsidR="00DC0E83" w:rsidRDefault="00DC0E83" w:rsidP="00DC0E83">
      <w:pPr>
        <w:pStyle w:val="ITEABodyText"/>
      </w:pPr>
      <w:r w:rsidRPr="000E23B4">
        <w:rPr>
          <w:b/>
          <w:i/>
        </w:rPr>
        <w:t>Back-up / mitigation plan</w:t>
      </w:r>
      <w:r>
        <w:t>:</w:t>
      </w:r>
    </w:p>
    <w:p w14:paraId="25BEFE62" w14:textId="61A5E102" w:rsidR="00227389" w:rsidRDefault="00DC0E83" w:rsidP="00227389">
      <w:pPr>
        <w:pStyle w:val="ITEABodyText"/>
        <w:rPr>
          <w:ins w:id="506" w:author="GULTUGCE" w:date="2018-09-09T00:12:00Z"/>
        </w:rPr>
      </w:pPr>
      <w:del w:id="507" w:author="GULTUGCE" w:date="2018-09-09T00:12:00Z">
        <w:r w:rsidDel="00227389">
          <w:delText>&lt;</w:delText>
        </w:r>
      </w:del>
    </w:p>
    <w:p w14:paraId="575A2861" w14:textId="2717220B" w:rsidR="00227389" w:rsidRDefault="00227389" w:rsidP="00227389">
      <w:pPr>
        <w:pStyle w:val="ITEABodyText"/>
        <w:rPr>
          <w:ins w:id="508" w:author="GULTUGCE" w:date="2018-09-09T00:12:00Z"/>
        </w:rPr>
      </w:pPr>
      <w:ins w:id="509" w:author="GULTUGCE" w:date="2018-09-09T00:12:00Z">
        <w:r>
          <w:t xml:space="preserve">  &lt;D</w:t>
        </w:r>
        <w:r w:rsidR="00B469B9">
          <w:t>ata profiling increases</w:t>
        </w:r>
        <w:r>
          <w:t xml:space="preserve"> accuracy and reliability of </w:t>
        </w:r>
        <w:proofErr w:type="gramStart"/>
        <w:r>
          <w:t>system  eliminates</w:t>
        </w:r>
        <w:proofErr w:type="gramEnd"/>
        <w:r>
          <w:t xml:space="preserve">  data redundancy.  New software tools reinforcing data verification and </w:t>
        </w:r>
        <w:proofErr w:type="gramStart"/>
        <w:r>
          <w:t>validation  can</w:t>
        </w:r>
        <w:proofErr w:type="gramEnd"/>
        <w:r>
          <w:t xml:space="preserve"> be generated. Also s</w:t>
        </w:r>
        <w:r w:rsidRPr="00643C00">
          <w:t xml:space="preserve">ingle </w:t>
        </w:r>
        <w:r>
          <w:t>entry and visual checking can</w:t>
        </w:r>
        <w:r w:rsidRPr="00643C00">
          <w:t xml:space="preserve"> be replaced with more effective data entry methods, such as double entry</w:t>
        </w:r>
      </w:ins>
      <w:del w:id="510" w:author="GULTUGCE" w:date="2018-09-08T21:58:00Z">
        <w:r w:rsidR="005A4F51" w:rsidDel="00381C3E">
          <w:delText>Dedicating more  time and budget for the</w:delText>
        </w:r>
      </w:del>
      <w:del w:id="511" w:author="GULTUGCE" w:date="2018-09-09T00:12:00Z">
        <w:r w:rsidR="005A4F51" w:rsidDel="00227389">
          <w:delText xml:space="preserve"> project </w:delText>
        </w:r>
        <w:r w:rsidR="00DC0E83" w:rsidDel="00227389">
          <w:delText xml:space="preserve"> &gt;</w:delText>
        </w:r>
      </w:del>
    </w:p>
    <w:p w14:paraId="38CC0514" w14:textId="77777777" w:rsidR="00227389" w:rsidRDefault="00227389" w:rsidP="00DC0E83">
      <w:pPr>
        <w:pStyle w:val="ITEABodyText"/>
        <w:rPr>
          <w:ins w:id="512" w:author="GULTUGCE" w:date="2018-09-09T00:12:00Z"/>
        </w:rPr>
      </w:pPr>
    </w:p>
    <w:p w14:paraId="05EBA311" w14:textId="0E1A6275" w:rsidR="00227389" w:rsidDel="00B469B9" w:rsidRDefault="00227389" w:rsidP="00DC0E83">
      <w:pPr>
        <w:pStyle w:val="ITEABodyText"/>
        <w:rPr>
          <w:del w:id="513" w:author="GULTUGCE" w:date="2018-09-09T00:16:00Z"/>
        </w:rPr>
      </w:pPr>
    </w:p>
    <w:p w14:paraId="4B809A19" w14:textId="77777777" w:rsidR="00DC0E83" w:rsidRDefault="00DC0E83" w:rsidP="00DC0E83">
      <w:pPr>
        <w:pStyle w:val="ITEABodyText"/>
      </w:pPr>
    </w:p>
    <w:p w14:paraId="0046E3E3" w14:textId="1FA48D3F" w:rsidR="003C74E5" w:rsidRDefault="00DC0E83" w:rsidP="00DC0E83">
      <w:pPr>
        <w:pStyle w:val="ITEABodyText"/>
      </w:pPr>
      <w:r w:rsidRPr="000E23B4">
        <w:rPr>
          <w:b/>
          <w:i/>
        </w:rPr>
        <w:t>Back-up / mitigation plan</w:t>
      </w:r>
    </w:p>
    <w:tbl>
      <w:tblPr>
        <w:tblStyle w:val="MediumShading1-Accent2"/>
        <w:tblW w:w="0" w:type="auto"/>
        <w:tblLook w:val="0480" w:firstRow="0" w:lastRow="0" w:firstColumn="1" w:lastColumn="0" w:noHBand="0" w:noVBand="1"/>
        <w:tblPrChange w:id="514" w:author="GULTUGCE" w:date="2018-09-08T22:05:00Z">
          <w:tblPr>
            <w:tblStyle w:val="MediumShading1-Accent2"/>
            <w:tblW w:w="0" w:type="auto"/>
            <w:tblLook w:val="0480" w:firstRow="0" w:lastRow="0" w:firstColumn="1" w:lastColumn="0" w:noHBand="0" w:noVBand="1"/>
          </w:tblPr>
        </w:tblPrChange>
      </w:tblPr>
      <w:tblGrid>
        <w:gridCol w:w="5821"/>
        <w:gridCol w:w="1652"/>
        <w:gridCol w:w="1597"/>
        <w:tblGridChange w:id="515">
          <w:tblGrid>
            <w:gridCol w:w="5821"/>
            <w:gridCol w:w="1652"/>
            <w:gridCol w:w="1597"/>
          </w:tblGrid>
        </w:tblGridChange>
      </w:tblGrid>
      <w:tr w:rsidR="00DC0E83" w:rsidRPr="0099707B" w:rsidDel="007329BA" w14:paraId="3EB3A7CB" w14:textId="208A45A3" w:rsidTr="007329BA">
        <w:trPr>
          <w:cnfStyle w:val="000000100000" w:firstRow="0" w:lastRow="0" w:firstColumn="0" w:lastColumn="0" w:oddVBand="0" w:evenVBand="0" w:oddHBand="1" w:evenHBand="0" w:firstRowFirstColumn="0" w:firstRowLastColumn="0" w:lastRowFirstColumn="0" w:lastRowLastColumn="0"/>
          <w:del w:id="516" w:author="GULTUGCE" w:date="2018-09-08T22:05:00Z"/>
        </w:trPr>
        <w:tc>
          <w:tcPr>
            <w:cnfStyle w:val="001000000000" w:firstRow="0" w:lastRow="0" w:firstColumn="1" w:lastColumn="0" w:oddVBand="0" w:evenVBand="0" w:oddHBand="0" w:evenHBand="0" w:firstRowFirstColumn="0" w:firstRowLastColumn="0" w:lastRowFirstColumn="0" w:lastRowLastColumn="0"/>
            <w:tcW w:w="5821" w:type="dxa"/>
            <w:tcBorders>
              <w:right w:val="nil"/>
            </w:tcBorders>
            <w:tcPrChange w:id="517" w:author="GULTUGCE" w:date="2018-09-08T22:05:00Z">
              <w:tcPr>
                <w:tcW w:w="6680" w:type="dxa"/>
                <w:tcBorders>
                  <w:right w:val="nil"/>
                </w:tcBorders>
              </w:tcPr>
            </w:tcPrChange>
          </w:tcPr>
          <w:p w14:paraId="1706B73B" w14:textId="5BE18A90" w:rsidR="00DC0E83" w:rsidRPr="00DF719A" w:rsidDel="007329BA" w:rsidRDefault="00DC0E83" w:rsidP="00381C3E">
            <w:pPr>
              <w:pStyle w:val="ITEABodyText"/>
              <w:cnfStyle w:val="001000100000" w:firstRow="0" w:lastRow="0" w:firstColumn="1" w:lastColumn="0" w:oddVBand="0" w:evenVBand="0" w:oddHBand="1" w:evenHBand="0" w:firstRowFirstColumn="0" w:firstRowLastColumn="0" w:lastRowFirstColumn="0" w:lastRowLastColumn="0"/>
              <w:rPr>
                <w:del w:id="518" w:author="GULTUGCE" w:date="2018-09-08T22:05:00Z"/>
              </w:rPr>
            </w:pPr>
            <w:del w:id="519" w:author="GULTUGCE" w:date="2018-09-08T22:05:00Z">
              <w:r w:rsidDel="007329BA">
                <w:rPr>
                  <w:b/>
                  <w:lang w:eastAsia="en-US"/>
                </w:rPr>
                <w:delText>5</w:delText>
              </w:r>
              <w:r w:rsidRPr="00F435E3" w:rsidDel="007329BA">
                <w:rPr>
                  <w:b/>
                  <w:lang w:eastAsia="en-US"/>
                </w:rPr>
                <w:delText>.</w:delText>
              </w:r>
              <w:r w:rsidDel="007329BA">
                <w:delText xml:space="preserve"> </w:delText>
              </w:r>
            </w:del>
            <w:del w:id="520" w:author="GULTUGCE" w:date="2018-09-07T18:11:00Z">
              <w:r w:rsidRPr="00A1622A" w:rsidDel="008A4FE2">
                <w:rPr>
                  <w:b/>
                </w:rPr>
                <w:delText xml:space="preserve">For year 3 Data from Madrid should be included and demonstrated in the common database and report at the final review </w:delText>
              </w:r>
            </w:del>
          </w:p>
        </w:tc>
        <w:customXmlDelRangeStart w:id="521" w:author="GULTUGCE" w:date="2018-09-08T22:05:00Z"/>
        <w:sdt>
          <w:sdtPr>
            <w:rPr>
              <w:lang w:eastAsia="en-US"/>
            </w:rPr>
            <w:alias w:val="Severity"/>
            <w:tag w:val="Severity"/>
            <w:id w:val="1749534049"/>
            <w:placeholder>
              <w:docPart w:val="589A3170B25A4391B84E6BB6DB1C61E0"/>
            </w:placeholder>
            <w:dropDownList>
              <w:listItem w:value="Choose an item."/>
              <w:listItem w:displayText="Low" w:value="Low"/>
              <w:listItem w:displayText="Medium" w:value="Medium"/>
              <w:listItem w:displayText="High" w:value="High"/>
              <w:listItem w:displayText="Critical" w:value="Critical"/>
            </w:dropDownList>
          </w:sdtPr>
          <w:sdtContent>
            <w:customXmlDelRangeEnd w:id="521"/>
            <w:tc>
              <w:tcPr>
                <w:tcW w:w="1652" w:type="dxa"/>
                <w:tcBorders>
                  <w:left w:val="nil"/>
                </w:tcBorders>
                <w:tcPrChange w:id="522" w:author="GULTUGCE" w:date="2018-09-08T22:05:00Z">
                  <w:tcPr>
                    <w:tcW w:w="1139" w:type="dxa"/>
                    <w:tcBorders>
                      <w:left w:val="nil"/>
                    </w:tcBorders>
                  </w:tcPr>
                </w:tcPrChange>
              </w:tcPr>
              <w:p w14:paraId="77B017BD" w14:textId="4CEDD944" w:rsidR="00DC0E83" w:rsidRPr="0099707B" w:rsidDel="007329BA" w:rsidRDefault="00DC0E83" w:rsidP="00B720E1">
                <w:pPr>
                  <w:ind w:left="0"/>
                  <w:cnfStyle w:val="000000100000" w:firstRow="0" w:lastRow="0" w:firstColumn="0" w:lastColumn="0" w:oddVBand="0" w:evenVBand="0" w:oddHBand="1" w:evenHBand="0" w:firstRowFirstColumn="0" w:firstRowLastColumn="0" w:lastRowFirstColumn="0" w:lastRowLastColumn="0"/>
                  <w:rPr>
                    <w:del w:id="523" w:author="GULTUGCE" w:date="2018-09-08T22:05:00Z"/>
                    <w:lang w:eastAsia="en-US"/>
                  </w:rPr>
                </w:pPr>
                <w:del w:id="524" w:author="GULTUGCE" w:date="2018-09-07T18:12:00Z">
                  <w:r w:rsidDel="008A4FE2">
                    <w:rPr>
                      <w:lang w:eastAsia="en-US"/>
                    </w:rPr>
                    <w:delText>Medium</w:delText>
                  </w:r>
                </w:del>
              </w:p>
            </w:tc>
            <w:customXmlDelRangeStart w:id="525" w:author="GULTUGCE" w:date="2018-09-08T22:05:00Z"/>
          </w:sdtContent>
        </w:sdt>
        <w:customXmlDelRangeEnd w:id="525"/>
        <w:tc>
          <w:tcPr>
            <w:tcW w:w="1597" w:type="dxa"/>
            <w:tcPrChange w:id="526" w:author="GULTUGCE" w:date="2018-09-08T22:05:00Z">
              <w:tcPr>
                <w:tcW w:w="1251" w:type="dxa"/>
              </w:tcPr>
            </w:tcPrChange>
          </w:tcPr>
          <w:p w14:paraId="398BAE8A" w14:textId="1A54CCFF" w:rsidR="00DC0E83" w:rsidRPr="0099707B" w:rsidDel="007329BA" w:rsidRDefault="00DC0E83" w:rsidP="00B720E1">
            <w:pPr>
              <w:pStyle w:val="ITEABodyText"/>
              <w:ind w:left="0"/>
              <w:cnfStyle w:val="000000100000" w:firstRow="0" w:lastRow="0" w:firstColumn="0" w:lastColumn="0" w:oddVBand="0" w:evenVBand="0" w:oddHBand="1" w:evenHBand="0" w:firstRowFirstColumn="0" w:firstRowLastColumn="0" w:lastRowFirstColumn="0" w:lastRowLastColumn="0"/>
              <w:rPr>
                <w:del w:id="527" w:author="GULTUGCE" w:date="2018-09-08T22:05:00Z"/>
                <w:lang w:eastAsia="en-US"/>
              </w:rPr>
            </w:pPr>
            <w:del w:id="528" w:author="GULTUGCE" w:date="2018-09-08T22:05:00Z">
              <w:r w:rsidDel="007329BA">
                <w:rPr>
                  <w:lang w:eastAsia="en-US"/>
                </w:rPr>
                <w:delText xml:space="preserve"> </w:delText>
              </w:r>
            </w:del>
            <w:customXmlDelRangeStart w:id="529" w:author="GULTUGCE" w:date="2018-09-08T22:05:00Z"/>
            <w:sdt>
              <w:sdtPr>
                <w:rPr>
                  <w:lang w:eastAsia="en-US"/>
                </w:rPr>
                <w:alias w:val="Probability"/>
                <w:tag w:val="Probability"/>
                <w:id w:val="-2022612425"/>
                <w:placeholder>
                  <w:docPart w:val="CB4D1BF954EF4F0CB8790971B65E7C59"/>
                </w:placeholder>
                <w:dropDownList>
                  <w:listItem w:value="Choose an item."/>
                  <w:listItem w:displayText="Rare" w:value="1-10 %"/>
                  <w:listItem w:displayText="Possible" w:value="10-50 %"/>
                  <w:listItem w:displayText="Likely" w:value="50-90 %"/>
                  <w:listItem w:displayText="Almost certain" w:value="90-99 %"/>
                </w:dropDownList>
              </w:sdtPr>
              <w:sdtContent>
                <w:customXmlDelRangeEnd w:id="529"/>
                <w:del w:id="530" w:author="GULTUGCE" w:date="2018-09-07T18:12:00Z">
                  <w:r w:rsidDel="008A4FE2">
                    <w:rPr>
                      <w:lang w:eastAsia="en-US"/>
                    </w:rPr>
                    <w:delText>Possible</w:delText>
                  </w:r>
                </w:del>
                <w:customXmlDelRangeStart w:id="531" w:author="GULTUGCE" w:date="2018-09-08T22:05:00Z"/>
              </w:sdtContent>
            </w:sdt>
            <w:customXmlDelRangeEnd w:id="531"/>
          </w:p>
        </w:tc>
      </w:tr>
    </w:tbl>
    <w:p w14:paraId="0D38F16A" w14:textId="17CB1AA1" w:rsidR="00DC0E83" w:rsidDel="007329BA" w:rsidRDefault="00DC0E83" w:rsidP="00DC0E83">
      <w:pPr>
        <w:pStyle w:val="ITEABodyText"/>
        <w:rPr>
          <w:del w:id="532" w:author="GULTUGCE" w:date="2018-09-08T22:05:00Z"/>
        </w:rPr>
      </w:pPr>
      <w:del w:id="533" w:author="GULTUGCE" w:date="2018-09-08T22:05:00Z">
        <w:r w:rsidRPr="000E23B4" w:rsidDel="007329BA">
          <w:rPr>
            <w:b/>
            <w:i/>
          </w:rPr>
          <w:delText>Avoidance action</w:delText>
        </w:r>
      </w:del>
    </w:p>
    <w:p w14:paraId="5C921ABD" w14:textId="3FE93881" w:rsidR="00DC0E83" w:rsidDel="007329BA" w:rsidRDefault="00DC0E83" w:rsidP="00DC0E83">
      <w:pPr>
        <w:pStyle w:val="ITEABodyText"/>
        <w:rPr>
          <w:del w:id="534" w:author="GULTUGCE" w:date="2018-09-08T22:05:00Z"/>
        </w:rPr>
      </w:pPr>
      <w:del w:id="535" w:author="GULTUGCE" w:date="2018-09-08T22:05:00Z">
        <w:r w:rsidDel="007329BA">
          <w:delText xml:space="preserve">&lt; </w:delText>
        </w:r>
      </w:del>
      <w:del w:id="536" w:author="GULTUGCE" w:date="2018-09-07T18:17:00Z">
        <w:r w:rsidDel="00EB0A23">
          <w:delText xml:space="preserve">Decision should be taken for from which data sources will be exploited and define a plan how to deploy the data without interruption to  handle   the time issues  </w:delText>
        </w:r>
      </w:del>
      <w:del w:id="537" w:author="GULTUGCE" w:date="2018-09-07T18:13:00Z">
        <w:r w:rsidDel="008A4FE2">
          <w:delText>&gt;</w:delText>
        </w:r>
      </w:del>
    </w:p>
    <w:p w14:paraId="6C18BD71" w14:textId="5F5B4D7F" w:rsidR="00DC0E83" w:rsidDel="007329BA" w:rsidRDefault="00DC0E83" w:rsidP="00DC0E83">
      <w:pPr>
        <w:pStyle w:val="ITEABodyText"/>
        <w:rPr>
          <w:del w:id="538" w:author="GULTUGCE" w:date="2018-09-08T22:05:00Z"/>
        </w:rPr>
      </w:pPr>
      <w:del w:id="539" w:author="GULTUGCE" w:date="2018-09-08T22:05:00Z">
        <w:r w:rsidRPr="000E23B4" w:rsidDel="007329BA">
          <w:rPr>
            <w:b/>
            <w:i/>
          </w:rPr>
          <w:delText>Back-up / mitigation plan</w:delText>
        </w:r>
        <w:r w:rsidDel="007329BA">
          <w:delText>:</w:delText>
        </w:r>
      </w:del>
    </w:p>
    <w:p w14:paraId="0C2890C4" w14:textId="3A0E87B9" w:rsidR="00DC0E83" w:rsidDel="007329BA" w:rsidRDefault="00DC0E83" w:rsidP="00DC0E83">
      <w:pPr>
        <w:pStyle w:val="ITEABodyText"/>
        <w:rPr>
          <w:del w:id="540" w:author="GULTUGCE" w:date="2018-09-08T22:05:00Z"/>
        </w:rPr>
      </w:pPr>
      <w:del w:id="541" w:author="GULTUGCE" w:date="2018-09-08T22:05:00Z">
        <w:r w:rsidDel="007329BA">
          <w:delText>&lt;</w:delText>
        </w:r>
      </w:del>
      <w:del w:id="542" w:author="GULTUGCE" w:date="2018-09-07T18:15:00Z">
        <w:r w:rsidDel="00EB0A23">
          <w:delText xml:space="preserve">Using alternative sources to gather the data  within predefined period  or preparing pseudo or synthetic data by means of  data from Turkey  </w:delText>
        </w:r>
      </w:del>
      <w:del w:id="543" w:author="GULTUGCE" w:date="2018-09-08T22:05:00Z">
        <w:r w:rsidDel="007329BA">
          <w:delText>&gt;</w:delText>
        </w:r>
      </w:del>
    </w:p>
    <w:p w14:paraId="0B46544C" w14:textId="77777777" w:rsidR="00DC0E83" w:rsidRDefault="00DC0E83" w:rsidP="00DC0E83">
      <w:pPr>
        <w:pStyle w:val="ITEABodyText"/>
      </w:pPr>
    </w:p>
    <w:p w14:paraId="241C97B7" w14:textId="77777777" w:rsidR="00DC0E83" w:rsidRDefault="00DC0E83" w:rsidP="00DC0E83">
      <w:pPr>
        <w:pStyle w:val="ITEABodyText"/>
      </w:pPr>
      <w:r w:rsidRPr="000E23B4">
        <w:rPr>
          <w:b/>
          <w:i/>
        </w:rPr>
        <w:t>Back-up / mitigation plan</w:t>
      </w:r>
    </w:p>
    <w:p w14:paraId="77F5127B" w14:textId="77777777" w:rsidR="00DC0E83" w:rsidRDefault="00DC0E83" w:rsidP="00DC0E83">
      <w:pPr>
        <w:pStyle w:val="ITEABodyText"/>
      </w:pPr>
    </w:p>
    <w:p w14:paraId="78CCFE43" w14:textId="40FFA7D7" w:rsidR="00665B45" w:rsidRDefault="00665B45" w:rsidP="003C74E5">
      <w:pPr>
        <w:pStyle w:val="ITEABodyText"/>
      </w:pPr>
    </w:p>
    <w:p w14:paraId="7D3AFE6F" w14:textId="61FDA3BB" w:rsidR="0067297C" w:rsidRPr="00E9016E" w:rsidRDefault="0067297C" w:rsidP="0067297C">
      <w:pPr>
        <w:pStyle w:val="ITEAInstructions"/>
      </w:pPr>
      <w:r>
        <w:t xml:space="preserve">Copy the above template, if more risks need to be indicated. </w:t>
      </w:r>
    </w:p>
    <w:p w14:paraId="2AD6AC2A" w14:textId="77777777" w:rsidR="0067297C" w:rsidRDefault="0067297C" w:rsidP="003C74E5">
      <w:pPr>
        <w:pStyle w:val="ITEABodyText"/>
      </w:pPr>
    </w:p>
    <w:p w14:paraId="0A7763C3" w14:textId="4305BA58" w:rsidR="009D55D0" w:rsidRDefault="00E3429B" w:rsidP="009D55D0">
      <w:pPr>
        <w:pStyle w:val="ITEAHeading2"/>
        <w:rPr>
          <w:sz w:val="22"/>
          <w:lang w:eastAsia="en-US"/>
        </w:rPr>
      </w:pPr>
      <w:r w:rsidRPr="004D746B">
        <w:rPr>
          <w:sz w:val="36"/>
          <w:lang w:eastAsia="en-US"/>
        </w:rPr>
        <w:t xml:space="preserve"> </w:t>
      </w:r>
      <w:bookmarkStart w:id="544" w:name="_Toc501033801"/>
      <w:r w:rsidRPr="004D746B">
        <w:rPr>
          <w:sz w:val="22"/>
          <w:lang w:eastAsia="en-US"/>
        </w:rPr>
        <w:t xml:space="preserve">Changes in </w:t>
      </w:r>
      <w:r w:rsidR="0052577B">
        <w:rPr>
          <w:sz w:val="22"/>
          <w:lang w:eastAsia="en-US"/>
        </w:rPr>
        <w:t>the technology</w:t>
      </w:r>
      <w:r w:rsidR="004D746B" w:rsidRPr="004D746B">
        <w:rPr>
          <w:sz w:val="22"/>
          <w:lang w:eastAsia="en-US"/>
        </w:rPr>
        <w:t xml:space="preserve"> and business </w:t>
      </w:r>
      <w:r w:rsidRPr="004D746B">
        <w:rPr>
          <w:sz w:val="22"/>
          <w:lang w:eastAsia="en-US"/>
        </w:rPr>
        <w:t>during the</w:t>
      </w:r>
      <w:r w:rsidR="004D746B" w:rsidRPr="004D746B">
        <w:rPr>
          <w:sz w:val="22"/>
          <w:lang w:eastAsia="en-US"/>
        </w:rPr>
        <w:t xml:space="preserve"> reporting </w:t>
      </w:r>
      <w:r w:rsidR="004D746B" w:rsidRPr="004D746B">
        <w:rPr>
          <w:lang w:eastAsia="en-US"/>
        </w:rPr>
        <w:t>period</w:t>
      </w:r>
      <w:bookmarkEnd w:id="544"/>
      <w:r w:rsidR="004D746B" w:rsidRPr="004D746B">
        <w:rPr>
          <w:sz w:val="22"/>
          <w:lang w:eastAsia="en-US"/>
        </w:rPr>
        <w:t xml:space="preserve"> </w:t>
      </w:r>
      <w:r w:rsidRPr="004D746B">
        <w:rPr>
          <w:sz w:val="22"/>
          <w:lang w:eastAsia="en-US"/>
        </w:rPr>
        <w:t xml:space="preserve"> </w:t>
      </w:r>
    </w:p>
    <w:p w14:paraId="2237ADCE" w14:textId="77777777" w:rsidR="0091175F" w:rsidRDefault="0091175F" w:rsidP="0091175F">
      <w:pPr>
        <w:pStyle w:val="ITEAInstructions"/>
        <w:rPr>
          <w:lang w:eastAsia="en-US"/>
        </w:rPr>
      </w:pPr>
      <w:r>
        <w:rPr>
          <w:lang w:eastAsia="en-US"/>
        </w:rPr>
        <w:t>Reconsider the relevance, importance and impact of the project in particular with respect to the current technological state-of-the-art (as opposed to the one described in the FPP) and to current and forecasted trends. Address possible new or similar related projects. Also document the market relevance changes that occurred since the latest PPR was issued.</w:t>
      </w:r>
    </w:p>
    <w:p w14:paraId="017D12D8" w14:textId="65EB45E0" w:rsidR="0091175F" w:rsidRDefault="006E01B7" w:rsidP="0091175F">
      <w:pPr>
        <w:pStyle w:val="ITEAInstructions"/>
        <w:rPr>
          <w:lang w:eastAsia="en-US"/>
        </w:rPr>
      </w:pPr>
      <w:r>
        <w:rPr>
          <w:lang w:eastAsia="en-US"/>
        </w:rPr>
        <w:t>Do not refer the changes in technology and business within your project, but report the changes in</w:t>
      </w:r>
      <w:r w:rsidR="001B78D5">
        <w:rPr>
          <w:lang w:eastAsia="en-US"/>
        </w:rPr>
        <w:t xml:space="preserve"> the external</w:t>
      </w:r>
      <w:r>
        <w:rPr>
          <w:lang w:eastAsia="en-US"/>
        </w:rPr>
        <w:t xml:space="preserve"> “world”. </w:t>
      </w:r>
      <w:r w:rsidR="0091175F">
        <w:rPr>
          <w:lang w:eastAsia="en-US"/>
        </w:rPr>
        <w:t>Do not copy technical and strategic relevance related sections from previous PPRs, and report only on updates and evolutions. If major changes occurred since the latest PPR or FPP release, document such changes in this paragraph. If the technological and business relevance has not changed, state it here.</w:t>
      </w:r>
    </w:p>
    <w:p w14:paraId="41E2A347" w14:textId="77777777" w:rsidR="0096294A" w:rsidRDefault="0096294A" w:rsidP="00002A7B">
      <w:pPr>
        <w:pStyle w:val="ITEABodyText"/>
      </w:pPr>
      <w:bookmarkStart w:id="545" w:name="_Toc501033802"/>
    </w:p>
    <w:p w14:paraId="2F601E06" w14:textId="77777777" w:rsidR="0096294A" w:rsidRDefault="0096294A" w:rsidP="0096294A">
      <w:pPr>
        <w:pStyle w:val="ITEABodyText"/>
      </w:pPr>
    </w:p>
    <w:p w14:paraId="4773E010" w14:textId="2EB0245A" w:rsidR="00B67BC5" w:rsidRDefault="0096294A" w:rsidP="0096294A">
      <w:pPr>
        <w:pStyle w:val="ITEABodyText"/>
        <w:rPr>
          <w:ins w:id="546" w:author="GULTUGCE" w:date="2018-09-09T10:54:00Z"/>
        </w:rPr>
      </w:pPr>
      <w:del w:id="547" w:author="GULTUGCE" w:date="2018-09-09T10:55:00Z">
        <w:r w:rsidDel="00B67BC5">
          <w:delText>There are many systems to attack traffic congestion problem but the data produced by them have to be fused to produce valuable information. Therefore, system integration has always been the main hunchback in the ways to realize smart city systems.</w:delText>
        </w:r>
      </w:del>
    </w:p>
    <w:p w14:paraId="436790AA" w14:textId="440DD505" w:rsidR="00B67BC5" w:rsidDel="00B67BC5" w:rsidRDefault="00B67BC5" w:rsidP="0096294A">
      <w:pPr>
        <w:pStyle w:val="ITEABodyText"/>
        <w:rPr>
          <w:del w:id="548" w:author="GULTUGCE" w:date="2018-09-09T10:55:00Z"/>
        </w:rPr>
      </w:pPr>
    </w:p>
    <w:p w14:paraId="7F643673" w14:textId="77777777" w:rsidR="0096294A" w:rsidRDefault="0096294A" w:rsidP="0096294A">
      <w:pPr>
        <w:pStyle w:val="ITEABodyText"/>
      </w:pPr>
    </w:p>
    <w:p w14:paraId="4F5B34B2" w14:textId="2157AAD4" w:rsidR="006E5C2A" w:rsidDel="006E5C2A" w:rsidRDefault="0096294A" w:rsidP="006E5C2A">
      <w:pPr>
        <w:pStyle w:val="ITEABodyText"/>
        <w:rPr>
          <w:del w:id="549" w:author="GULTUGCE" w:date="2018-09-09T11:10:00Z"/>
        </w:rPr>
      </w:pPr>
      <w:commentRangeStart w:id="550"/>
      <w:del w:id="551" w:author="GULTUGCE" w:date="2018-09-09T10:52:00Z">
        <w:r w:rsidDel="00B67BC5">
          <w:delText>video</w:delText>
        </w:r>
        <w:commentRangeEnd w:id="550"/>
        <w:r w:rsidR="005A4F51" w:rsidDel="00B67BC5">
          <w:rPr>
            <w:rStyle w:val="CommentReference"/>
          </w:rPr>
          <w:commentReference w:id="550"/>
        </w:r>
        <w:r w:rsidDel="00B67BC5">
          <w:delText xml:space="preserve">, electronic </w:delText>
        </w:r>
      </w:del>
      <w:del w:id="552" w:author="GULTUGCE" w:date="2018-09-09T10:53:00Z">
        <w:r w:rsidDel="00B67BC5">
          <w:delText xml:space="preserve">map and social sensors cast three divergent data types. </w:delText>
        </w:r>
      </w:del>
      <w:r>
        <w:t>In a real application of the proposed system in a big city, there happens to be thousands of cameras and social media users falls into the system producing a real big and streaming data. Collection, storage and processing of such data</w:t>
      </w:r>
      <w:ins w:id="553" w:author="GULTUGCE" w:date="2018-09-09T11:10:00Z">
        <w:r w:rsidR="006E5C2A">
          <w:t xml:space="preserve"> leading to reduction in operation cost</w:t>
        </w:r>
      </w:ins>
      <w:r>
        <w:t xml:space="preserve"> is becoming feasible by the developments in technologies such as FO, wireless, narrow-bandwidth, mobile apps, Big Data, GPU, etc.</w:t>
      </w:r>
      <w:ins w:id="554" w:author="GULTUGCE" w:date="2018-09-09T11:08:00Z">
        <w:r w:rsidR="006E5C2A">
          <w:t>However,</w:t>
        </w:r>
        <w:r w:rsidR="006E5C2A" w:rsidRPr="006E5C2A">
          <w:t xml:space="preserve"> </w:t>
        </w:r>
      </w:ins>
      <w:moveToRangeStart w:id="555" w:author="GULTUGCE" w:date="2018-09-09T11:08:00Z" w:name="move524254614"/>
      <w:moveTo w:id="556" w:author="GULTUGCE" w:date="2018-09-09T11:08:00Z">
        <w:r w:rsidR="006E5C2A">
          <w:t xml:space="preserve">installation of wide spread visual sensors is </w:t>
        </w:r>
      </w:moveTo>
      <w:ins w:id="557" w:author="GULTUGCE" w:date="2018-09-09T11:09:00Z">
        <w:r w:rsidR="006E5C2A">
          <w:t>so</w:t>
        </w:r>
      </w:ins>
      <w:moveTo w:id="558" w:author="GULTUGCE" w:date="2018-09-09T11:08:00Z">
        <w:del w:id="559" w:author="GULTUGCE" w:date="2018-09-09T11:09:00Z">
          <w:r w:rsidR="006E5C2A" w:rsidDel="006E5C2A">
            <w:delText>very</w:delText>
          </w:r>
        </w:del>
      </w:moveTo>
      <w:ins w:id="560" w:author="GULTUGCE" w:date="2018-09-09T11:09:00Z">
        <w:r w:rsidR="006E5C2A">
          <w:t xml:space="preserve"> costly</w:t>
        </w:r>
      </w:ins>
      <w:moveTo w:id="561" w:author="GULTUGCE" w:date="2018-09-09T11:08:00Z">
        <w:del w:id="562" w:author="GULTUGCE" w:date="2018-09-09T11:09:00Z">
          <w:r w:rsidR="006E5C2A" w:rsidDel="006E5C2A">
            <w:delText xml:space="preserve"> expensive</w:delText>
          </w:r>
        </w:del>
        <w:r w:rsidR="006E5C2A">
          <w:t>. Each decreasing step in the prices of camera and communication equipment, creates a doubled effect in the increasing rate of the investments in the area</w:t>
        </w:r>
      </w:moveTo>
      <w:ins w:id="563" w:author="GULTUGCE" w:date="2018-09-09T11:10:00Z">
        <w:r w:rsidR="006E5C2A">
          <w:t>s</w:t>
        </w:r>
      </w:ins>
      <w:moveTo w:id="564" w:author="GULTUGCE" w:date="2018-09-09T11:08:00Z">
        <w:del w:id="565" w:author="GULTUGCE" w:date="2018-09-09T11:10:00Z">
          <w:r w:rsidR="006E5C2A" w:rsidDel="006E5C2A">
            <w:delText>.</w:delText>
          </w:r>
        </w:del>
      </w:moveTo>
    </w:p>
    <w:moveToRangeEnd w:id="555"/>
    <w:p w14:paraId="0E5EB3E8" w14:textId="77777777" w:rsidR="00B67BC5" w:rsidRDefault="00B67BC5" w:rsidP="0096294A">
      <w:pPr>
        <w:pStyle w:val="ITEABodyText"/>
      </w:pPr>
    </w:p>
    <w:p w14:paraId="3B6E3B86" w14:textId="77777777" w:rsidR="0096294A" w:rsidRDefault="0096294A" w:rsidP="0096294A">
      <w:pPr>
        <w:pStyle w:val="ITEABodyText"/>
      </w:pPr>
    </w:p>
    <w:p w14:paraId="0EEE4FF6" w14:textId="77777777" w:rsidR="0096294A" w:rsidRDefault="0096294A" w:rsidP="0096294A">
      <w:pPr>
        <w:pStyle w:val="ITEABodyText"/>
      </w:pPr>
      <w:r>
        <w:t>Within our issues, by the developments in the computation hardware, Ubiquitous / Edge / Fog computing topics create very advantageous improvements. For instance instead of streaming video to a center, making all the computation in the edges and collecting only the output information, raises the chances of installing endless number of cameras throughout the cities.</w:t>
      </w:r>
    </w:p>
    <w:p w14:paraId="677E4065" w14:textId="77777777" w:rsidR="0096294A" w:rsidRDefault="0096294A" w:rsidP="0096294A">
      <w:pPr>
        <w:pStyle w:val="ITEABodyText"/>
      </w:pPr>
    </w:p>
    <w:p w14:paraId="3F056BAE" w14:textId="77777777" w:rsidR="005C4409" w:rsidRDefault="005C4409" w:rsidP="0096294A">
      <w:pPr>
        <w:pStyle w:val="ITEABodyText"/>
        <w:rPr>
          <w:ins w:id="566" w:author="GULTUGCE" w:date="2018-09-09T10:55:00Z"/>
        </w:rPr>
      </w:pPr>
    </w:p>
    <w:p w14:paraId="4E00D7D0" w14:textId="656D287D" w:rsidR="005C4409" w:rsidRPr="00B67BC5" w:rsidRDefault="005C4409" w:rsidP="005C4409">
      <w:pPr>
        <w:rPr>
          <w:ins w:id="567" w:author="GULTUGCE" w:date="2018-09-09T10:55:00Z"/>
        </w:rPr>
      </w:pPr>
      <w:ins w:id="568" w:author="GULTUGCE" w:date="2018-09-09T10:55:00Z">
        <w:r w:rsidRPr="00B67BC5">
          <w:t>Technolo</w:t>
        </w:r>
        <w:r>
          <w:t>gy also provides</w:t>
        </w:r>
        <w:r w:rsidRPr="00B67BC5">
          <w:t xml:space="preserve"> a new level of safety for smart cities, allowing advanced warning or notifications of events or other activities happening on the route—alert operators, rerouting and also a heads up to t</w:t>
        </w:r>
        <w:r>
          <w:t xml:space="preserve">he community and the </w:t>
        </w:r>
        <w:proofErr w:type="gramStart"/>
        <w:r>
          <w:t>residents  enables</w:t>
        </w:r>
        <w:proofErr w:type="gramEnd"/>
        <w:r>
          <w:t xml:space="preserve"> to take </w:t>
        </w:r>
      </w:ins>
      <w:ins w:id="569" w:author="GULTUGCE" w:date="2018-09-09T10:56:00Z">
        <w:r>
          <w:t>immediate action  on the unexpected events in real time.</w:t>
        </w:r>
      </w:ins>
      <w:ins w:id="570" w:author="GULTUGCE" w:date="2018-09-09T10:59:00Z">
        <w:r>
          <w:t xml:space="preserve">IOT helps optimize routing decision and  alerts operation while </w:t>
        </w:r>
      </w:ins>
      <w:ins w:id="571" w:author="GULTUGCE" w:date="2018-09-09T11:01:00Z">
        <w:r>
          <w:t>decreasing</w:t>
        </w:r>
      </w:ins>
      <w:ins w:id="572" w:author="GULTUGCE" w:date="2018-09-09T10:59:00Z">
        <w:r>
          <w:t xml:space="preserve"> </w:t>
        </w:r>
      </w:ins>
      <w:ins w:id="573" w:author="GULTUGCE" w:date="2018-09-09T11:01:00Z">
        <w:r>
          <w:t xml:space="preserve">labor intensive and repetitive tasks bringing  additional cost in case of time and </w:t>
        </w:r>
        <w:r>
          <w:lastRenderedPageBreak/>
          <w:t xml:space="preserve">budget. </w:t>
        </w:r>
      </w:ins>
      <w:ins w:id="574" w:author="GULTUGCE" w:date="2018-09-09T11:04:00Z">
        <w:r>
          <w:t>Municipalities can benefit this type of technology integrated with industry specific tools to increa</w:t>
        </w:r>
      </w:ins>
      <w:ins w:id="575" w:author="GULTUGCE" w:date="2018-09-09T11:05:00Z">
        <w:r>
          <w:t>s</w:t>
        </w:r>
      </w:ins>
      <w:ins w:id="576" w:author="GULTUGCE" w:date="2018-09-09T11:04:00Z">
        <w:r>
          <w:t>e</w:t>
        </w:r>
      </w:ins>
      <w:ins w:id="577" w:author="GULTUGCE" w:date="2018-09-09T11:05:00Z">
        <w:r>
          <w:t xml:space="preserve"> </w:t>
        </w:r>
        <w:proofErr w:type="gramStart"/>
        <w:r>
          <w:t>the</w:t>
        </w:r>
        <w:r w:rsidR="006E5C2A">
          <w:t xml:space="preserve">  public’s</w:t>
        </w:r>
        <w:proofErr w:type="gramEnd"/>
        <w:r>
          <w:t xml:space="preserve"> life span</w:t>
        </w:r>
        <w:r w:rsidR="006E5C2A">
          <w:t xml:space="preserve">  in case of safety, security and </w:t>
        </w:r>
      </w:ins>
      <w:ins w:id="578" w:author="GULTUGCE" w:date="2018-09-09T11:11:00Z">
        <w:r w:rsidR="006E5C2A">
          <w:t>surveillance</w:t>
        </w:r>
      </w:ins>
      <w:ins w:id="579" w:author="GULTUGCE" w:date="2018-09-09T11:05:00Z">
        <w:r w:rsidR="006E5C2A">
          <w:t xml:space="preserve">. </w:t>
        </w:r>
      </w:ins>
      <w:ins w:id="580" w:author="GULTUGCE" w:date="2018-09-09T11:04:00Z">
        <w:r>
          <w:t xml:space="preserve"> </w:t>
        </w:r>
      </w:ins>
    </w:p>
    <w:p w14:paraId="11642C18" w14:textId="77777777" w:rsidR="005C4409" w:rsidRDefault="005C4409" w:rsidP="005C4409">
      <w:pPr>
        <w:pStyle w:val="ITEABodyText"/>
        <w:rPr>
          <w:ins w:id="581" w:author="GULTUGCE" w:date="2018-09-09T10:55:00Z"/>
        </w:rPr>
      </w:pPr>
    </w:p>
    <w:p w14:paraId="71794D16" w14:textId="77777777" w:rsidR="0096294A" w:rsidRDefault="0096294A" w:rsidP="0096294A">
      <w:pPr>
        <w:pStyle w:val="ITEABodyText"/>
      </w:pPr>
      <w:r>
        <w:t xml:space="preserve"> </w:t>
      </w:r>
    </w:p>
    <w:p w14:paraId="558F427F" w14:textId="4A2C01C2" w:rsidR="0096294A" w:rsidRDefault="0096294A" w:rsidP="0096294A">
      <w:pPr>
        <w:pStyle w:val="ITEABodyText"/>
      </w:pPr>
    </w:p>
    <w:p w14:paraId="73F6E590" w14:textId="0589E13F" w:rsidR="0096294A" w:rsidDel="00BF1969" w:rsidRDefault="0096294A" w:rsidP="0096294A">
      <w:pPr>
        <w:pStyle w:val="ITEABodyText"/>
        <w:rPr>
          <w:del w:id="582" w:author="GULTUGCE" w:date="2018-09-09T11:34:00Z"/>
        </w:rPr>
      </w:pPr>
      <w:del w:id="583" w:author="GULTUGCE" w:date="2018-09-09T11:34:00Z">
        <w:r w:rsidDel="00BF1969">
          <w:delText>Changes in the business KoçSistem's contributions:</w:delText>
        </w:r>
      </w:del>
    </w:p>
    <w:p w14:paraId="61D1C6F0" w14:textId="1592ECC1" w:rsidR="0096294A" w:rsidDel="00BF1969" w:rsidRDefault="0096294A" w:rsidP="0096294A">
      <w:pPr>
        <w:pStyle w:val="ITEABodyText"/>
        <w:rPr>
          <w:del w:id="584" w:author="GULTUGCE" w:date="2018-09-09T11:34:00Z"/>
        </w:rPr>
      </w:pPr>
    </w:p>
    <w:p w14:paraId="564F852C" w14:textId="1312E93D" w:rsidR="0096294A" w:rsidRDefault="0096294A" w:rsidP="00002A7B">
      <w:pPr>
        <w:pStyle w:val="ITEABodyText"/>
      </w:pPr>
      <w:del w:id="585" w:author="GULTUGCE" w:date="2018-09-09T11:34:00Z">
        <w:r w:rsidDel="00BF1969">
          <w:delText xml:space="preserve">The developments in technologies mentioned above have radically shaped the needs and increased the citizen demands. In KoçSistem's case, especially the big-city municipalities have become so eager to invest in the solution of traffic congestion. However, particularly the </w:delText>
        </w:r>
      </w:del>
      <w:moveFromRangeStart w:id="586" w:author="GULTUGCE" w:date="2018-09-09T11:08:00Z" w:name="move524254614"/>
      <w:moveFrom w:id="587" w:author="GULTUGCE" w:date="2018-09-09T11:08:00Z">
        <w:del w:id="588" w:author="GULTUGCE" w:date="2018-09-09T11:34:00Z">
          <w:r w:rsidDel="00BF1969">
            <w:delText xml:space="preserve">installation of wide spread visual </w:delText>
          </w:r>
        </w:del>
        <w:r w:rsidDel="006E5C2A">
          <w:t>sensors is very expensive. Each decreasing step in the prices of camera and communication equipment, creates a doubled effect in the increasing rate of the investments in the area.</w:t>
        </w:r>
      </w:moveFrom>
      <w:moveFromRangeEnd w:id="586"/>
    </w:p>
    <w:p w14:paraId="0BB3A706" w14:textId="77777777" w:rsidR="0096294A" w:rsidRDefault="0096294A" w:rsidP="00002A7B">
      <w:pPr>
        <w:pStyle w:val="ITEABodyText"/>
      </w:pPr>
    </w:p>
    <w:p w14:paraId="5D346913" w14:textId="77777777" w:rsidR="0096294A" w:rsidRDefault="0096294A" w:rsidP="00002A7B">
      <w:pPr>
        <w:pStyle w:val="ITEABodyText"/>
      </w:pPr>
    </w:p>
    <w:p w14:paraId="7E3E9FCD" w14:textId="77777777" w:rsidR="0096294A" w:rsidRDefault="0096294A" w:rsidP="00002A7B">
      <w:pPr>
        <w:pStyle w:val="ITEABodyText"/>
      </w:pPr>
    </w:p>
    <w:p w14:paraId="701AADDE" w14:textId="77777777" w:rsidR="0096294A" w:rsidRDefault="0096294A" w:rsidP="00002A7B">
      <w:pPr>
        <w:pStyle w:val="ITEABodyText"/>
      </w:pPr>
    </w:p>
    <w:p w14:paraId="23519F6C" w14:textId="77777777" w:rsidR="0096294A" w:rsidRDefault="0096294A" w:rsidP="00002A7B">
      <w:pPr>
        <w:pStyle w:val="ITEABodyText"/>
      </w:pPr>
    </w:p>
    <w:p w14:paraId="61AFEEFB" w14:textId="77777777" w:rsidR="0096294A" w:rsidRDefault="0096294A" w:rsidP="00002A7B">
      <w:pPr>
        <w:pStyle w:val="ITEABodyText"/>
      </w:pPr>
    </w:p>
    <w:p w14:paraId="10A877DD" w14:textId="0D5DC735" w:rsidR="00923834" w:rsidRDefault="00923834" w:rsidP="00002A7B">
      <w:pPr>
        <w:pStyle w:val="ITEABodyText"/>
      </w:pPr>
      <w:r>
        <w:t>Exploitation</w:t>
      </w:r>
      <w:bookmarkEnd w:id="545"/>
    </w:p>
    <w:p w14:paraId="2D105CBB" w14:textId="296596FD" w:rsidR="00032487" w:rsidRDefault="00856204" w:rsidP="00032487">
      <w:pPr>
        <w:pStyle w:val="ITEAInstructions"/>
        <w:rPr>
          <w:lang w:eastAsia="en-US"/>
        </w:rPr>
      </w:pPr>
      <w:r w:rsidRPr="00856204">
        <w:rPr>
          <w:lang w:eastAsia="en-US"/>
        </w:rPr>
        <w:t xml:space="preserve">Each partner has to go to its project specific </w:t>
      </w:r>
      <w:r>
        <w:rPr>
          <w:lang w:eastAsia="en-US"/>
        </w:rPr>
        <w:t>P</w:t>
      </w:r>
      <w:r w:rsidRPr="00856204">
        <w:rPr>
          <w:lang w:eastAsia="en-US"/>
        </w:rPr>
        <w:t>artner page on the ITEA Community website to fill in the requested fields:</w:t>
      </w:r>
    </w:p>
    <w:p w14:paraId="18EF10D0" w14:textId="77777777" w:rsidR="00AC3030" w:rsidRDefault="00DF7D9B" w:rsidP="00032487">
      <w:pPr>
        <w:pStyle w:val="ITEAInstructionsBullet"/>
        <w:rPr>
          <w:lang w:eastAsia="en-US"/>
        </w:rPr>
      </w:pPr>
      <w:bookmarkStart w:id="589" w:name="_Hlk485633106"/>
      <w:r>
        <w:rPr>
          <w:lang w:eastAsia="en-US"/>
        </w:rPr>
        <w:t>§</w:t>
      </w:r>
      <w:bookmarkEnd w:id="589"/>
      <w:r>
        <w:rPr>
          <w:lang w:eastAsia="en-US"/>
        </w:rPr>
        <w:t xml:space="preserve"> </w:t>
      </w:r>
      <w:r w:rsidR="00D003A8">
        <w:rPr>
          <w:lang w:eastAsia="en-US"/>
        </w:rPr>
        <w:t xml:space="preserve">3.1. Partners’ market access: </w:t>
      </w:r>
    </w:p>
    <w:p w14:paraId="67C23B19" w14:textId="56D4C9DB" w:rsidR="00032487" w:rsidRDefault="00A03451" w:rsidP="00AC3030">
      <w:pPr>
        <w:pStyle w:val="ITEAInstructions"/>
        <w:rPr>
          <w:lang w:eastAsia="en-US"/>
        </w:rPr>
      </w:pPr>
      <w:r>
        <w:rPr>
          <w:lang w:eastAsia="en-US"/>
        </w:rPr>
        <w:t>T</w:t>
      </w:r>
      <w:r w:rsidR="00032487">
        <w:rPr>
          <w:lang w:eastAsia="en-US"/>
        </w:rPr>
        <w:t xml:space="preserve">he </w:t>
      </w:r>
      <w:r w:rsidR="00032487" w:rsidRPr="009A2DCE">
        <w:rPr>
          <w:lang w:eastAsia="en-US"/>
        </w:rPr>
        <w:t>partners’ exploitation prospects</w:t>
      </w:r>
      <w:r w:rsidR="00DE568C" w:rsidRPr="009A2DCE">
        <w:rPr>
          <w:lang w:eastAsia="en-US"/>
        </w:rPr>
        <w:t xml:space="preserve"> (market access)</w:t>
      </w:r>
      <w:r w:rsidR="00032487" w:rsidRPr="00856204">
        <w:rPr>
          <w:lang w:eastAsia="en-US"/>
        </w:rPr>
        <w:t xml:space="preserve"> </w:t>
      </w:r>
      <w:r w:rsidR="00153CF0">
        <w:rPr>
          <w:lang w:eastAsia="en-US"/>
        </w:rPr>
        <w:t>needs to be updated in line with the progress of project</w:t>
      </w:r>
      <w:r w:rsidR="00D44CEC">
        <w:rPr>
          <w:lang w:eastAsia="en-US"/>
        </w:rPr>
        <w:t>,</w:t>
      </w:r>
      <w:r w:rsidR="00032487">
        <w:rPr>
          <w:lang w:eastAsia="en-US"/>
        </w:rPr>
        <w:t xml:space="preserve"> whenever relevant, </w:t>
      </w:r>
      <w:r w:rsidR="00856204">
        <w:rPr>
          <w:lang w:eastAsia="en-US"/>
        </w:rPr>
        <w:t xml:space="preserve">in </w:t>
      </w:r>
      <w:r w:rsidR="00032487">
        <w:rPr>
          <w:lang w:eastAsia="en-US"/>
        </w:rPr>
        <w:t>the “Partner details” tab</w:t>
      </w:r>
      <w:r w:rsidR="00856204">
        <w:rPr>
          <w:lang w:eastAsia="en-US"/>
        </w:rPr>
        <w:t xml:space="preserve"> – “Market access” field</w:t>
      </w:r>
      <w:r w:rsidR="00A44061">
        <w:rPr>
          <w:lang w:eastAsia="en-US"/>
        </w:rPr>
        <w:t>. B</w:t>
      </w:r>
      <w:r w:rsidR="00032487">
        <w:rPr>
          <w:lang w:eastAsia="en-US"/>
        </w:rPr>
        <w:t xml:space="preserve">efore each PPR, partners are responsible for </w:t>
      </w:r>
      <w:r w:rsidR="00DB783A">
        <w:rPr>
          <w:lang w:eastAsia="en-US"/>
        </w:rPr>
        <w:t xml:space="preserve">checking </w:t>
      </w:r>
      <w:r w:rsidR="00032487">
        <w:rPr>
          <w:lang w:eastAsia="en-US"/>
        </w:rPr>
        <w:t>their online data and to updating it whenever it is outdated</w:t>
      </w:r>
      <w:r w:rsidR="00DB783A">
        <w:rPr>
          <w:lang w:eastAsia="en-US"/>
        </w:rPr>
        <w:t>. P</w:t>
      </w:r>
      <w:r w:rsidR="00032487">
        <w:rPr>
          <w:lang w:eastAsia="en-US"/>
        </w:rPr>
        <w:t>lease note that this text replaces the exploitation prospects as defined in the FPP, which means partners should not refer to the FPP</w:t>
      </w:r>
      <w:r w:rsidR="00AC3030">
        <w:rPr>
          <w:lang w:eastAsia="en-US"/>
        </w:rPr>
        <w:t>.</w:t>
      </w:r>
      <w:r w:rsidR="00856204">
        <w:rPr>
          <w:lang w:eastAsia="en-US"/>
        </w:rPr>
        <w:t xml:space="preserve"> </w:t>
      </w:r>
    </w:p>
    <w:p w14:paraId="1B57153D" w14:textId="77777777" w:rsidR="00AC3030" w:rsidRDefault="00DF7D9B" w:rsidP="00032487">
      <w:pPr>
        <w:pStyle w:val="ITEAInstructionsBullet"/>
        <w:rPr>
          <w:lang w:eastAsia="en-US"/>
        </w:rPr>
      </w:pPr>
      <w:r>
        <w:rPr>
          <w:lang w:eastAsia="en-US"/>
        </w:rPr>
        <w:t xml:space="preserve">§ </w:t>
      </w:r>
      <w:r w:rsidR="00D003A8">
        <w:rPr>
          <w:lang w:eastAsia="en-US"/>
        </w:rPr>
        <w:t>3.2. Top 8</w:t>
      </w:r>
      <w:r w:rsidR="00F16DEB">
        <w:rPr>
          <w:lang w:eastAsia="en-US"/>
        </w:rPr>
        <w:t xml:space="preserve"> </w:t>
      </w:r>
      <w:r w:rsidR="00D003A8">
        <w:rPr>
          <w:lang w:eastAsia="en-US"/>
        </w:rPr>
        <w:t xml:space="preserve">overall </w:t>
      </w:r>
      <w:r w:rsidR="00704233">
        <w:rPr>
          <w:lang w:eastAsia="en-US"/>
        </w:rPr>
        <w:t>partners</w:t>
      </w:r>
      <w:r w:rsidR="00D003A8">
        <w:rPr>
          <w:lang w:eastAsia="en-US"/>
        </w:rPr>
        <w:t>’ Exploitation Related Achievements</w:t>
      </w:r>
      <w:r w:rsidR="003E36A6">
        <w:rPr>
          <w:lang w:eastAsia="en-US"/>
        </w:rPr>
        <w:t xml:space="preserve"> &amp; </w:t>
      </w:r>
      <w:r>
        <w:rPr>
          <w:lang w:eastAsia="en-US"/>
        </w:rPr>
        <w:t xml:space="preserve">§ </w:t>
      </w:r>
      <w:r w:rsidR="003E36A6">
        <w:rPr>
          <w:lang w:eastAsia="en-US"/>
        </w:rPr>
        <w:t>3.3 Realised Exploitation Related Achievements</w:t>
      </w:r>
      <w:r w:rsidR="00D003A8">
        <w:rPr>
          <w:lang w:eastAsia="en-US"/>
        </w:rPr>
        <w:t xml:space="preserve">: </w:t>
      </w:r>
      <w:r w:rsidR="00A03451">
        <w:rPr>
          <w:lang w:eastAsia="en-US"/>
        </w:rPr>
        <w:t xml:space="preserve"> </w:t>
      </w:r>
    </w:p>
    <w:p w14:paraId="21622961" w14:textId="1D86D355" w:rsidR="00032487" w:rsidRDefault="00FC017E" w:rsidP="00AC3030">
      <w:pPr>
        <w:pStyle w:val="ITEAInstructions"/>
        <w:rPr>
          <w:lang w:eastAsia="en-US"/>
        </w:rPr>
      </w:pPr>
      <w:r>
        <w:rPr>
          <w:lang w:eastAsia="en-US"/>
        </w:rPr>
        <w:t xml:space="preserve">ERAs can be created and updated in the </w:t>
      </w:r>
      <w:r w:rsidR="00856204">
        <w:rPr>
          <w:lang w:eastAsia="en-US"/>
        </w:rPr>
        <w:t>“R</w:t>
      </w:r>
      <w:r>
        <w:rPr>
          <w:lang w:eastAsia="en-US"/>
        </w:rPr>
        <w:t>eporting</w:t>
      </w:r>
      <w:r w:rsidR="00856204">
        <w:rPr>
          <w:lang w:eastAsia="en-US"/>
        </w:rPr>
        <w:t>”</w:t>
      </w:r>
      <w:r>
        <w:rPr>
          <w:lang w:eastAsia="en-US"/>
        </w:rPr>
        <w:t xml:space="preserve"> tab. </w:t>
      </w:r>
      <w:r w:rsidR="00032487">
        <w:rPr>
          <w:lang w:eastAsia="en-US"/>
        </w:rPr>
        <w:t>ERAs are defined at the partner level, but can be shared among several partners (who are then responsible for getting their online inputs aligned and synchronised)</w:t>
      </w:r>
      <w:r>
        <w:rPr>
          <w:lang w:eastAsia="en-US"/>
        </w:rPr>
        <w:t>.</w:t>
      </w:r>
      <w:r w:rsidR="00032487">
        <w:rPr>
          <w:lang w:eastAsia="en-US"/>
        </w:rPr>
        <w:t xml:space="preserve"> </w:t>
      </w:r>
      <w:r w:rsidR="00A44061">
        <w:rPr>
          <w:lang w:eastAsia="en-US"/>
        </w:rPr>
        <w:t>P</w:t>
      </w:r>
      <w:r w:rsidR="00032487">
        <w:rPr>
          <w:lang w:eastAsia="en-US"/>
        </w:rPr>
        <w:t xml:space="preserve">roject partners can propose ERA candidates for the project top 8 ERAs </w:t>
      </w:r>
      <w:r w:rsidR="00A44061">
        <w:rPr>
          <w:lang w:eastAsia="en-US"/>
        </w:rPr>
        <w:t xml:space="preserve">but </w:t>
      </w:r>
      <w:r w:rsidR="00032487">
        <w:rPr>
          <w:lang w:eastAsia="en-US"/>
        </w:rPr>
        <w:t xml:space="preserve">the selection of the top 8 ERAs among the proposed candidates </w:t>
      </w:r>
      <w:r w:rsidR="00A44061">
        <w:rPr>
          <w:lang w:eastAsia="en-US"/>
        </w:rPr>
        <w:t>is</w:t>
      </w:r>
      <w:r w:rsidR="00032487">
        <w:rPr>
          <w:lang w:eastAsia="en-US"/>
        </w:rPr>
        <w:t xml:space="preserve"> the responsibility of the project leader. It is recommended to minimise the number of candidates to a reasonable level (so that the project leader has a maximum of ~25 candidates to select from)</w:t>
      </w:r>
      <w:r w:rsidR="00A44061">
        <w:rPr>
          <w:lang w:eastAsia="en-US"/>
        </w:rPr>
        <w:t>.</w:t>
      </w:r>
      <w:r w:rsidR="00032487">
        <w:rPr>
          <w:lang w:eastAsia="en-US"/>
        </w:rPr>
        <w:t xml:space="preserve"> </w:t>
      </w:r>
      <w:r w:rsidR="00A44061">
        <w:rPr>
          <w:lang w:eastAsia="en-US"/>
        </w:rPr>
        <w:t>This</w:t>
      </w:r>
      <w:r w:rsidR="00032487">
        <w:rPr>
          <w:lang w:eastAsia="en-US"/>
        </w:rPr>
        <w:t xml:space="preserve"> may require partners to filter out old top 8 candidates when more recent and more relevant ones appear. The final PPR report will only inclu</w:t>
      </w:r>
      <w:r w:rsidR="00AC3030">
        <w:rPr>
          <w:lang w:eastAsia="en-US"/>
        </w:rPr>
        <w:t>de selected ERAs (checked star). N</w:t>
      </w:r>
      <w:r w:rsidR="00032487">
        <w:rPr>
          <w:lang w:eastAsia="en-US"/>
        </w:rPr>
        <w:t>on-selected candidates (unchecked star) are discarded from the PPR. Only the 8 first selected ERAs are exported to the final PPR report</w:t>
      </w:r>
      <w:r w:rsidR="00AC3030">
        <w:rPr>
          <w:lang w:eastAsia="en-US"/>
        </w:rPr>
        <w:t>. I</w:t>
      </w:r>
      <w:r w:rsidR="00032487">
        <w:rPr>
          <w:lang w:eastAsia="en-US"/>
        </w:rPr>
        <w:t>t is therefore recommended to only select a maximum of 8 ERAs among the candidates.</w:t>
      </w:r>
    </w:p>
    <w:p w14:paraId="45C6B98F" w14:textId="77777777" w:rsidR="00032487" w:rsidRDefault="00032487" w:rsidP="003D31B4">
      <w:pPr>
        <w:pStyle w:val="ITEAInstructions"/>
        <w:rPr>
          <w:lang w:eastAsia="en-US"/>
        </w:rPr>
      </w:pPr>
      <w:r>
        <w:rPr>
          <w:lang w:eastAsia="en-US"/>
        </w:rPr>
        <w:t>Please note that the partner’s technical contact is the only associate with editing rights on these fields, so it is his/her responsibility to ensure they are updated in due time before the PPR submission.</w:t>
      </w:r>
    </w:p>
    <w:p w14:paraId="3E84321E" w14:textId="4945A4CB" w:rsidR="00032487" w:rsidRPr="00032487" w:rsidRDefault="00032487" w:rsidP="003D31B4">
      <w:pPr>
        <w:pStyle w:val="ITEAInstructions"/>
        <w:rPr>
          <w:lang w:eastAsia="en-US"/>
        </w:rPr>
      </w:pPr>
      <w:r>
        <w:rPr>
          <w:lang w:eastAsia="en-US"/>
        </w:rPr>
        <w:lastRenderedPageBreak/>
        <w:t>The project leaders are recommended to inform all partners and to request them to have these fields filled in preferably at least one week before the actual PPR deadline.</w:t>
      </w:r>
    </w:p>
    <w:p w14:paraId="2443783A" w14:textId="12469F56" w:rsidR="009D64DE" w:rsidRDefault="008F7375" w:rsidP="00D411C3">
      <w:pPr>
        <w:pStyle w:val="ITEAHeading2"/>
        <w:rPr>
          <w:lang w:eastAsia="en-US"/>
        </w:rPr>
      </w:pPr>
      <w:bookmarkStart w:id="590" w:name="_Toc501033803"/>
      <w:r>
        <w:rPr>
          <w:lang w:eastAsia="en-US"/>
        </w:rPr>
        <w:t>Partners’ market access</w:t>
      </w:r>
      <w:bookmarkEnd w:id="590"/>
    </w:p>
    <w:p w14:paraId="36C571DD" w14:textId="77777777" w:rsidR="000B68AB" w:rsidRDefault="000B68AB" w:rsidP="000B68AB">
      <w:pPr>
        <w:pStyle w:val="ITEAAutoGeneratedSection"/>
        <w:rPr>
          <w:lang w:eastAsia="en-US"/>
        </w:rPr>
      </w:pPr>
      <w:r>
        <w:rPr>
          <w:lang w:eastAsia="en-US"/>
        </w:rPr>
        <w:t>Auto-generated section: input to be provided only on the Community website.</w:t>
      </w:r>
    </w:p>
    <w:p w14:paraId="2D4C0717" w14:textId="4FADFC0F" w:rsidR="00042F1F" w:rsidRDefault="000B68AB" w:rsidP="000B68AB">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58B8B9AC" w14:textId="36252F57" w:rsidR="000D5AAF" w:rsidRDefault="000D5AAF" w:rsidP="000D5AAF">
      <w:pPr>
        <w:pStyle w:val="ITEAHeading2"/>
        <w:rPr>
          <w:lang w:eastAsia="en-US"/>
        </w:rPr>
      </w:pPr>
      <w:bookmarkStart w:id="591" w:name="_Toc501033804"/>
      <w:r>
        <w:rPr>
          <w:lang w:eastAsia="en-US"/>
        </w:rPr>
        <w:t xml:space="preserve">Top </w:t>
      </w:r>
      <w:r w:rsidR="009D64DE">
        <w:rPr>
          <w:lang w:eastAsia="en-US"/>
        </w:rPr>
        <w:t xml:space="preserve">8 </w:t>
      </w:r>
      <w:r>
        <w:rPr>
          <w:lang w:eastAsia="en-US"/>
        </w:rPr>
        <w:t>overall partners’ Exploitation Related Achievements</w:t>
      </w:r>
      <w:bookmarkEnd w:id="591"/>
    </w:p>
    <w:p w14:paraId="4112E925" w14:textId="77777777" w:rsidR="000B68AB" w:rsidRDefault="000B68AB" w:rsidP="000B68AB">
      <w:pPr>
        <w:pStyle w:val="ITEAAutoGeneratedSection"/>
      </w:pPr>
      <w:r>
        <w:t>Auto-generated section: input to be provided only on the Community website.</w:t>
      </w:r>
    </w:p>
    <w:p w14:paraId="2930EB66" w14:textId="0D86FDEC" w:rsid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54C35FE0" w14:textId="5483D803" w:rsidR="008D2440" w:rsidRDefault="008D2440" w:rsidP="008D2440">
      <w:pPr>
        <w:pStyle w:val="ITEAHeading2"/>
      </w:pPr>
      <w:bookmarkStart w:id="592" w:name="_Toc501033805"/>
      <w:r>
        <w:t>Realised Exploitation Related Achievements</w:t>
      </w:r>
      <w:bookmarkEnd w:id="592"/>
      <w:r>
        <w:t xml:space="preserve"> </w:t>
      </w:r>
    </w:p>
    <w:p w14:paraId="066E7F99" w14:textId="77777777" w:rsidR="000B68AB" w:rsidRDefault="000B68AB" w:rsidP="000B68AB">
      <w:pPr>
        <w:pStyle w:val="ITEAAutoGeneratedSection"/>
      </w:pPr>
      <w:r>
        <w:t>Auto-generated section: input to be provided only on the Community website.</w:t>
      </w:r>
    </w:p>
    <w:p w14:paraId="57C21380" w14:textId="09C3750F" w:rsidR="008D2440" w:rsidRP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r w:rsidR="009D64DE" w:rsidRPr="008D2440">
        <w:t xml:space="preserve"> </w:t>
      </w:r>
    </w:p>
    <w:p w14:paraId="4B7305BE" w14:textId="0DDE813B" w:rsidR="006731B3" w:rsidRDefault="00856F3D" w:rsidP="006731B3">
      <w:pPr>
        <w:pStyle w:val="ITEAHeading1"/>
      </w:pPr>
      <w:bookmarkStart w:id="593" w:name="_Toc501033806"/>
      <w:r>
        <w:lastRenderedPageBreak/>
        <w:t>Project progress during the reporting period</w:t>
      </w:r>
      <w:bookmarkEnd w:id="593"/>
    </w:p>
    <w:p w14:paraId="3D7F0E0F" w14:textId="77777777" w:rsidR="000D5AAF" w:rsidRDefault="000D5AAF" w:rsidP="00386FB8">
      <w:pPr>
        <w:pStyle w:val="ITEAHeading2"/>
        <w:rPr>
          <w:lang w:eastAsia="en-US"/>
        </w:rPr>
      </w:pPr>
      <w:bookmarkStart w:id="594" w:name="_Toc501033807"/>
      <w:r>
        <w:rPr>
          <w:lang w:eastAsia="en-US"/>
        </w:rPr>
        <w:t>Overarching work progress during the reporting period and issues</w:t>
      </w:r>
      <w:bookmarkEnd w:id="594"/>
    </w:p>
    <w:p w14:paraId="4E4B36B5" w14:textId="307AE268" w:rsidR="00386FB8" w:rsidRDefault="00386FB8" w:rsidP="000D5AAF">
      <w:pPr>
        <w:pStyle w:val="ITEAHeading3"/>
        <w:rPr>
          <w:lang w:eastAsia="en-US"/>
        </w:rPr>
      </w:pPr>
      <w:r>
        <w:rPr>
          <w:lang w:eastAsia="en-US"/>
        </w:rPr>
        <w:t>Top 4 Technical Achievements</w:t>
      </w:r>
    </w:p>
    <w:p w14:paraId="116DAD06" w14:textId="77777777" w:rsidR="00CF7754" w:rsidRDefault="00CF7754" w:rsidP="00CF7754">
      <w:pPr>
        <w:pStyle w:val="ITEAInstructions"/>
        <w:rPr>
          <w:lang w:eastAsia="en-US"/>
        </w:rPr>
      </w:pPr>
      <w:r>
        <w:rPr>
          <w:lang w:eastAsia="en-US"/>
        </w:rPr>
        <w:t>Identify and provide the four main technical achievements actually made within the reporting period (not just deliverables). Focus on results that generate value (or enable value to be generated), i.e. outputs that bring you closer to your innovation and business goals.</w:t>
      </w:r>
    </w:p>
    <w:p w14:paraId="6F26BE28" w14:textId="77777777" w:rsidR="00D41504" w:rsidRDefault="00CF7754" w:rsidP="00CF7754">
      <w:pPr>
        <w:pStyle w:val="ITEAInstructions"/>
        <w:rPr>
          <w:lang w:eastAsia="en-US"/>
        </w:rPr>
      </w:pPr>
      <w:r>
        <w:rPr>
          <w:lang w:eastAsia="en-US"/>
        </w:rPr>
        <w:t>This top 4 should provide the current technical highlights of the project that were achieved or completed during the reporting period.</w:t>
      </w:r>
    </w:p>
    <w:p w14:paraId="37936F96" w14:textId="29F6643B" w:rsidR="00CF7754" w:rsidRDefault="00D41504" w:rsidP="00CF7754">
      <w:pPr>
        <w:pStyle w:val="ITEAInstructions"/>
        <w:rPr>
          <w:lang w:eastAsia="en-US"/>
        </w:rPr>
      </w:pPr>
      <w:r w:rsidRPr="00D41504">
        <w:rPr>
          <w:lang w:eastAsia="en-US"/>
        </w:rPr>
        <w:t xml:space="preserve"> </w:t>
      </w:r>
      <w:r>
        <w:rPr>
          <w:lang w:eastAsia="en-US"/>
        </w:rPr>
        <w:t>For each identified technical achievement, provide some more details, whenever relevant, for clarifications on the actual nature of the achievement in approximately 50-70 words</w:t>
      </w:r>
      <w:r w:rsidR="003C1F5C">
        <w:rPr>
          <w:lang w:eastAsia="en-US"/>
        </w:rPr>
        <w:t xml:space="preserve"> per achievements</w:t>
      </w:r>
      <w:r>
        <w:rPr>
          <w:lang w:eastAsia="en-US"/>
        </w:rPr>
        <w:t>.</w:t>
      </w:r>
    </w:p>
    <w:p w14:paraId="3E528EDC" w14:textId="771AC62A" w:rsidR="00595A63" w:rsidRDefault="00595A63" w:rsidP="0049731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B42A24" w14:paraId="4549F5BC" w14:textId="77777777" w:rsidTr="00DC3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0FA9CD4D" w14:textId="43EA35EC" w:rsidR="00812B15" w:rsidRDefault="00B42A24" w:rsidP="00085A8C">
            <w:pPr>
              <w:pStyle w:val="ITEABodyText"/>
              <w:numPr>
                <w:ilvl w:val="0"/>
                <w:numId w:val="25"/>
              </w:numPr>
              <w:rPr>
                <w:b/>
              </w:rPr>
            </w:pPr>
            <w:bookmarkStart w:id="595" w:name="_Hlk480880541"/>
            <w:r>
              <w:rPr>
                <w:b/>
              </w:rPr>
              <w:t>A data model for high-end applications based on sensors</w:t>
            </w:r>
            <w:r w:rsidR="00812B15">
              <w:rPr>
                <w:b/>
              </w:rPr>
              <w:t xml:space="preserve"> is created and </w:t>
            </w:r>
          </w:p>
          <w:p w14:paraId="34448FB6" w14:textId="670C0359" w:rsidR="00B42A24" w:rsidRPr="00085A8C" w:rsidRDefault="00B42A24" w:rsidP="00812B15">
            <w:pPr>
              <w:pStyle w:val="ITEABodyText"/>
              <w:ind w:left="417"/>
              <w:rPr>
                <w:b/>
              </w:rPr>
            </w:pPr>
            <w:r>
              <w:rPr>
                <w:b/>
              </w:rPr>
              <w:t xml:space="preserve"> </w:t>
            </w:r>
            <w:proofErr w:type="gramStart"/>
            <w:r>
              <w:rPr>
                <w:b/>
              </w:rPr>
              <w:t>data</w:t>
            </w:r>
            <w:proofErr w:type="gramEnd"/>
            <w:r>
              <w:rPr>
                <w:b/>
              </w:rPr>
              <w:t xml:space="preserve"> processing</w:t>
            </w:r>
            <w:r w:rsidR="00812B15">
              <w:rPr>
                <w:b/>
              </w:rPr>
              <w:t xml:space="preserve"> </w:t>
            </w:r>
            <w:r>
              <w:rPr>
                <w:b/>
              </w:rPr>
              <w:t xml:space="preserve"> for </w:t>
            </w:r>
            <w:r w:rsidR="00085A8C">
              <w:rPr>
                <w:b/>
              </w:rPr>
              <w:t>surveillanc</w:t>
            </w:r>
            <w:r w:rsidRPr="00085A8C">
              <w:rPr>
                <w:b/>
              </w:rPr>
              <w:t>e, traffic monitor</w:t>
            </w:r>
            <w:r w:rsidR="00812B15">
              <w:rPr>
                <w:b/>
              </w:rPr>
              <w:t>ing and advertising is done</w:t>
            </w:r>
            <w:r w:rsidRPr="00085A8C">
              <w:rPr>
                <w:b/>
              </w:rPr>
              <w:t>.</w:t>
            </w:r>
          </w:p>
        </w:tc>
      </w:tr>
    </w:tbl>
    <w:bookmarkEnd w:id="595"/>
    <w:p w14:paraId="4165051D" w14:textId="170239F3" w:rsidR="00B42A24" w:rsidRDefault="00B42A24" w:rsidP="00B42A24">
      <w:pPr>
        <w:jc w:val="both"/>
      </w:pPr>
      <w:r>
        <w:t xml:space="preserve">All data will be stored </w:t>
      </w:r>
      <w:proofErr w:type="gramStart"/>
      <w:r>
        <w:t>as  a</w:t>
      </w:r>
      <w:proofErr w:type="gramEnd"/>
      <w:r>
        <w:t xml:space="preserve">  JSON object , then records will be posted and  sent  by REST API as  a JSON  array format . The parameters like type, timestamp, </w:t>
      </w:r>
      <w:proofErr w:type="gramStart"/>
      <w:r>
        <w:t>coordinate ,</w:t>
      </w:r>
      <w:proofErr w:type="gramEnd"/>
      <w:r>
        <w:t xml:space="preserve"> serial, number ,brand</w:t>
      </w:r>
      <w:r w:rsidR="00812B15">
        <w:t xml:space="preserve"> and model  were define</w:t>
      </w:r>
      <w:ins w:id="596" w:author="GULTUGCE" w:date="2018-09-07T18:26:00Z">
        <w:r w:rsidR="00FB2B50">
          <w:t>d</w:t>
        </w:r>
      </w:ins>
      <w:r w:rsidR="00812B15">
        <w:t xml:space="preserve"> as an attribute system. Th</w:t>
      </w:r>
      <w:ins w:id="597" w:author="GULTUGCE" w:date="2018-09-07T18:26:00Z">
        <w:r w:rsidR="003D0B2E">
          <w:t>ese</w:t>
        </w:r>
      </w:ins>
      <w:del w:id="598" w:author="GULTUGCE" w:date="2018-09-07T18:26:00Z">
        <w:r w:rsidR="00812B15" w:rsidDel="003D0B2E">
          <w:delText>is</w:delText>
        </w:r>
      </w:del>
      <w:r w:rsidR="00812B15">
        <w:t xml:space="preserve"> data structures were sent to associated software components and applica</w:t>
      </w:r>
      <w:r w:rsidR="004E10D1">
        <w:t xml:space="preserve">tion frameworks to use for </w:t>
      </w:r>
      <w:r w:rsidR="00DC34DD">
        <w:t>surveillance</w:t>
      </w:r>
      <w:r w:rsidR="004E10D1">
        <w:t>, traffic monitoring and advertising.</w:t>
      </w:r>
      <w:r w:rsidR="00812B15">
        <w:t xml:space="preserve">  </w:t>
      </w:r>
    </w:p>
    <w:p w14:paraId="3476EF66" w14:textId="77777777" w:rsidR="00595A63" w:rsidRDefault="00595A63" w:rsidP="00595A63">
      <w:pPr>
        <w:pStyle w:val="ITEABodyText"/>
        <w:jc w:val="both"/>
        <w:rPr>
          <w:lang w:eastAsia="en-US"/>
        </w:rPr>
      </w:pPr>
    </w:p>
    <w:p w14:paraId="23C34A7E" w14:textId="78D27EAC" w:rsidR="00355884" w:rsidRDefault="00355884" w:rsidP="0049731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355884" w14:paraId="379BD24A" w14:textId="77777777" w:rsidTr="00941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147DC283" w14:textId="4D666DDC" w:rsidR="00355884" w:rsidRPr="00355884" w:rsidRDefault="00355884" w:rsidP="00085A8C">
            <w:pPr>
              <w:pStyle w:val="ITEABodyText"/>
              <w:rPr>
                <w:b/>
                <w:lang w:eastAsia="en-US"/>
              </w:rPr>
            </w:pPr>
            <w:r>
              <w:rPr>
                <w:b/>
                <w:lang w:eastAsia="en-US"/>
              </w:rPr>
              <w:t>2</w:t>
            </w:r>
            <w:del w:id="599" w:author="GULTUGCE" w:date="2018-09-09T13:06:00Z">
              <w:r w:rsidR="00B42A24" w:rsidDel="00900846">
                <w:rPr>
                  <w:b/>
                  <w:lang w:eastAsia="en-US"/>
                </w:rPr>
                <w:delText>.</w:delText>
              </w:r>
            </w:del>
            <w:ins w:id="600" w:author="GULTUGCE" w:date="2018-09-09T13:07:00Z">
              <w:r w:rsidR="00900846">
                <w:rPr>
                  <w:b/>
                  <w:lang w:eastAsia="en-US"/>
                </w:rPr>
                <w:t xml:space="preserve"> Multi model route planning algortihms  were developed </w:t>
              </w:r>
            </w:ins>
            <w:del w:id="601" w:author="GULTUGCE" w:date="2018-09-09T13:06:00Z">
              <w:r w:rsidR="00B42A24" w:rsidDel="00900846">
                <w:rPr>
                  <w:b/>
                  <w:lang w:eastAsia="en-US"/>
                </w:rPr>
                <w:delText>System connections are developed</w:delText>
              </w:r>
            </w:del>
            <w:r w:rsidR="00B42A24">
              <w:rPr>
                <w:b/>
                <w:lang w:eastAsia="en-US"/>
              </w:rPr>
              <w:t xml:space="preserve"> </w:t>
            </w:r>
          </w:p>
        </w:tc>
      </w:tr>
    </w:tbl>
    <w:p w14:paraId="62C41FE3" w14:textId="023B6E42" w:rsidR="009417FF" w:rsidRDefault="009417FF" w:rsidP="009417FF">
      <w:pPr>
        <w:pStyle w:val="ITEABodyText"/>
        <w:jc w:val="both"/>
        <w:rPr>
          <w:lang w:eastAsia="en-US"/>
        </w:rPr>
      </w:pPr>
    </w:p>
    <w:p w14:paraId="3D0190E6" w14:textId="4CA2E78E" w:rsidR="00790BE7" w:rsidRDefault="00900846" w:rsidP="009417FF">
      <w:pPr>
        <w:pStyle w:val="ITEABodyText"/>
        <w:jc w:val="both"/>
        <w:rPr>
          <w:lang w:eastAsia="en-US"/>
        </w:rPr>
      </w:pPr>
      <w:ins w:id="602" w:author="GULTUGCE" w:date="2018-09-09T13:07:00Z">
        <w:r>
          <w:rPr>
            <w:lang w:eastAsia="en-US"/>
          </w:rPr>
          <w:t xml:space="preserve">One of the most challenging </w:t>
        </w:r>
      </w:ins>
      <w:ins w:id="603" w:author="GULTUGCE" w:date="2018-09-09T13:08:00Z">
        <w:r>
          <w:rPr>
            <w:lang w:eastAsia="en-US"/>
          </w:rPr>
          <w:t>problem in multi model route planning systems</w:t>
        </w:r>
      </w:ins>
      <w:ins w:id="604" w:author="GULTUGCE" w:date="2018-09-09T13:09:00Z">
        <w:r>
          <w:rPr>
            <w:lang w:eastAsia="en-US"/>
          </w:rPr>
          <w:t xml:space="preserve"> in transportation </w:t>
        </w:r>
        <w:proofErr w:type="gramStart"/>
        <w:r>
          <w:rPr>
            <w:lang w:eastAsia="en-US"/>
          </w:rPr>
          <w:t xml:space="preserve">network  </w:t>
        </w:r>
      </w:ins>
      <w:ins w:id="605" w:author="GULTUGCE" w:date="2018-09-09T13:10:00Z">
        <w:r>
          <w:rPr>
            <w:lang w:eastAsia="en-US"/>
          </w:rPr>
          <w:t>requires</w:t>
        </w:r>
      </w:ins>
      <w:proofErr w:type="gramEnd"/>
      <w:ins w:id="606" w:author="GULTUGCE" w:date="2018-09-09T13:09:00Z">
        <w:r>
          <w:rPr>
            <w:lang w:eastAsia="en-US"/>
          </w:rPr>
          <w:t xml:space="preserve"> </w:t>
        </w:r>
      </w:ins>
      <w:ins w:id="607" w:author="GULTUGCE" w:date="2018-09-09T13:10:00Z">
        <w:r>
          <w:rPr>
            <w:lang w:eastAsia="en-US"/>
          </w:rPr>
          <w:t>preprocessing efforts, space requirements and query time</w:t>
        </w:r>
      </w:ins>
      <w:ins w:id="608" w:author="GULTUGCE" w:date="2018-09-09T13:11:00Z">
        <w:r w:rsidR="00855224">
          <w:rPr>
            <w:lang w:eastAsia="en-US"/>
          </w:rPr>
          <w:t>.</w:t>
        </w:r>
      </w:ins>
      <w:ins w:id="609" w:author="GULTUGCE" w:date="2018-09-09T13:12:00Z">
        <w:r w:rsidR="00855224">
          <w:rPr>
            <w:lang w:eastAsia="en-US"/>
          </w:rPr>
          <w:t xml:space="preserve"> To eliminate obstacles such as heavy prepocessing and </w:t>
        </w:r>
      </w:ins>
      <w:ins w:id="610" w:author="GULTUGCE" w:date="2018-09-09T13:14:00Z">
        <w:r w:rsidR="00855224">
          <w:t>computing</w:t>
        </w:r>
        <w:r w:rsidR="00855224">
          <w:t xml:space="preserve"> driving directions in milliseconds</w:t>
        </w:r>
        <w:r w:rsidR="00855224">
          <w:rPr>
            <w:lang w:eastAsia="en-US"/>
          </w:rPr>
          <w:t xml:space="preserve"> </w:t>
        </w:r>
      </w:ins>
      <w:ins w:id="611" w:author="GULTUGCE" w:date="2018-09-09T13:13:00Z">
        <w:r w:rsidR="00855224">
          <w:rPr>
            <w:lang w:eastAsia="en-US"/>
          </w:rPr>
          <w:t>d</w:t>
        </w:r>
      </w:ins>
      <w:del w:id="612" w:author="GULTUGCE" w:date="2018-09-09T13:13:00Z">
        <w:r w:rsidR="00790BE7" w:rsidDel="00855224">
          <w:rPr>
            <w:lang w:eastAsia="en-US"/>
          </w:rPr>
          <w:delText>D</w:delText>
        </w:r>
      </w:del>
      <w:r w:rsidR="00790BE7">
        <w:rPr>
          <w:lang w:eastAsia="en-US"/>
        </w:rPr>
        <w:t>ata retrieved from geospatial and proximit</w:t>
      </w:r>
      <w:r w:rsidR="00D91E0C">
        <w:rPr>
          <w:lang w:eastAsia="en-US"/>
        </w:rPr>
        <w:t xml:space="preserve">y </w:t>
      </w:r>
      <w:r w:rsidR="00790BE7">
        <w:rPr>
          <w:lang w:eastAsia="en-US"/>
        </w:rPr>
        <w:t xml:space="preserve">based </w:t>
      </w:r>
      <w:proofErr w:type="gramStart"/>
      <w:r w:rsidR="00790BE7">
        <w:rPr>
          <w:lang w:eastAsia="en-US"/>
        </w:rPr>
        <w:t>technologies(</w:t>
      </w:r>
      <w:proofErr w:type="gramEnd"/>
      <w:r w:rsidR="00085A8C">
        <w:rPr>
          <w:lang w:eastAsia="en-US"/>
        </w:rPr>
        <w:t>WIFI</w:t>
      </w:r>
      <w:r w:rsidR="00790BE7">
        <w:rPr>
          <w:lang w:eastAsia="en-US"/>
        </w:rPr>
        <w:t xml:space="preserve"> ,Bluetooth,</w:t>
      </w:r>
      <w:r w:rsidR="00085A8C">
        <w:rPr>
          <w:lang w:eastAsia="en-US"/>
        </w:rPr>
        <w:t xml:space="preserve"> WLAN</w:t>
      </w:r>
      <w:r w:rsidR="00790BE7">
        <w:rPr>
          <w:lang w:eastAsia="en-US"/>
        </w:rPr>
        <w:t>)  were  transformed to data storage and the processes such as  data cleansing, normalization and transformation</w:t>
      </w:r>
      <w:r w:rsidR="00867006">
        <w:rPr>
          <w:lang w:eastAsia="en-US"/>
        </w:rPr>
        <w:t>, component analysis were completed</w:t>
      </w:r>
      <w:r w:rsidR="00790BE7">
        <w:rPr>
          <w:lang w:eastAsia="en-US"/>
        </w:rPr>
        <w:t xml:space="preserve">  at </w:t>
      </w:r>
      <w:r w:rsidR="00867006">
        <w:rPr>
          <w:lang w:eastAsia="en-US"/>
        </w:rPr>
        <w:t xml:space="preserve"> data discovery step</w:t>
      </w:r>
      <w:r w:rsidR="00085A8C">
        <w:rPr>
          <w:lang w:eastAsia="en-US"/>
        </w:rPr>
        <w:t>.</w:t>
      </w:r>
      <w:r w:rsidR="00867006">
        <w:rPr>
          <w:lang w:eastAsia="en-US"/>
        </w:rPr>
        <w:t xml:space="preserve"> To contextualize the data, some machine learning based algorithms, deep learning and artificial neu</w:t>
      </w:r>
      <w:r w:rsidR="00DC34DD">
        <w:rPr>
          <w:lang w:eastAsia="en-US"/>
        </w:rPr>
        <w:t>ral network approaches were applied</w:t>
      </w:r>
      <w:r w:rsidR="00867006">
        <w:rPr>
          <w:lang w:eastAsia="en-US"/>
        </w:rPr>
        <w:t xml:space="preserve"> and</w:t>
      </w:r>
      <w:r w:rsidR="00DC34DD">
        <w:rPr>
          <w:lang w:eastAsia="en-US"/>
        </w:rPr>
        <w:t xml:space="preserve"> optimized and cleansed data were   </w:t>
      </w:r>
      <w:r w:rsidR="00867006">
        <w:rPr>
          <w:lang w:eastAsia="en-US"/>
        </w:rPr>
        <w:t>deployed to applications.</w:t>
      </w:r>
      <w:r w:rsidR="00085A8C">
        <w:rPr>
          <w:lang w:eastAsia="en-US"/>
        </w:rPr>
        <w:t xml:space="preserve"> </w:t>
      </w:r>
      <w:r w:rsidR="00867006">
        <w:rPr>
          <w:lang w:eastAsia="en-US"/>
        </w:rPr>
        <w:t xml:space="preserve">Via data mining techniques and machine learning approaches, </w:t>
      </w:r>
      <w:r w:rsidR="00085A8C">
        <w:rPr>
          <w:lang w:eastAsia="en-US"/>
        </w:rPr>
        <w:t xml:space="preserve">the utilization of </w:t>
      </w:r>
      <w:r w:rsidR="00867006">
        <w:rPr>
          <w:lang w:eastAsia="en-US"/>
        </w:rPr>
        <w:t>communication over devices</w:t>
      </w:r>
      <w:r w:rsidR="00085A8C">
        <w:rPr>
          <w:lang w:eastAsia="en-US"/>
        </w:rPr>
        <w:t xml:space="preserve"> were</w:t>
      </w:r>
      <w:r w:rsidR="00867006">
        <w:rPr>
          <w:lang w:eastAsia="en-US"/>
        </w:rPr>
        <w:t xml:space="preserve"> performed more accurately.   </w:t>
      </w:r>
      <w:r w:rsidR="00790BE7">
        <w:rPr>
          <w:lang w:eastAsia="en-US"/>
        </w:rPr>
        <w:t xml:space="preserve">     </w:t>
      </w:r>
    </w:p>
    <w:p w14:paraId="3B551B2F" w14:textId="77777777" w:rsidR="00355884" w:rsidRDefault="00355884" w:rsidP="00355884">
      <w:pPr>
        <w:pStyle w:val="ITEABodyText"/>
        <w:jc w:val="both"/>
        <w:rPr>
          <w:ins w:id="613" w:author="GULTUGCE" w:date="2018-09-09T13:09:00Z"/>
          <w:lang w:eastAsia="en-US"/>
        </w:rPr>
      </w:pPr>
    </w:p>
    <w:p w14:paraId="6370D956" w14:textId="7E5B7557" w:rsidR="00900846" w:rsidRDefault="00900846" w:rsidP="00355884">
      <w:pPr>
        <w:pStyle w:val="ITEABodyText"/>
        <w:jc w:val="both"/>
        <w:rPr>
          <w:ins w:id="614" w:author="GULTUGCE" w:date="2018-09-09T13:09:00Z"/>
          <w:lang w:eastAsia="en-US"/>
        </w:rPr>
      </w:pPr>
    </w:p>
    <w:p w14:paraId="7B4E9F44" w14:textId="77777777" w:rsidR="00900846" w:rsidRDefault="00900846" w:rsidP="00355884">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355884" w14:paraId="647E5118" w14:textId="77777777" w:rsidTr="00941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3AF29F4D" w14:textId="3733A697" w:rsidR="001D5814" w:rsidRDefault="00355884" w:rsidP="00085A8C">
            <w:pPr>
              <w:pStyle w:val="ITEABodyText"/>
              <w:rPr>
                <w:b/>
              </w:rPr>
            </w:pPr>
            <w:r>
              <w:rPr>
                <w:b/>
                <w:lang w:eastAsia="en-US"/>
              </w:rPr>
              <w:t>3</w:t>
            </w:r>
            <w:r w:rsidR="001D5814">
              <w:rPr>
                <w:b/>
                <w:lang w:eastAsia="en-US"/>
              </w:rPr>
              <w:t>.</w:t>
            </w:r>
            <w:r w:rsidR="001D5814">
              <w:rPr>
                <w:b/>
              </w:rPr>
              <w:t>City advertorial server and Video advertorial server were</w:t>
            </w:r>
            <w:ins w:id="615" w:author="GULTUGCE" w:date="2018-09-09T13:29:00Z">
              <w:r w:rsidR="002D52A4">
                <w:rPr>
                  <w:b/>
                </w:rPr>
                <w:t xml:space="preserve"> integrated </w:t>
              </w:r>
            </w:ins>
            <w:del w:id="616" w:author="GULTUGCE" w:date="2018-09-09T13:29:00Z">
              <w:r w:rsidR="00812B15" w:rsidDel="002D52A4">
                <w:rPr>
                  <w:b/>
                </w:rPr>
                <w:delText xml:space="preserve"> merged</w:delText>
              </w:r>
              <w:r w:rsidR="00790BE7" w:rsidDel="002D52A4">
                <w:rPr>
                  <w:b/>
                </w:rPr>
                <w:delText xml:space="preserve"> </w:delText>
              </w:r>
            </w:del>
            <w:r w:rsidR="001D5814">
              <w:rPr>
                <w:b/>
              </w:rPr>
              <w:t xml:space="preserve">successfully </w:t>
            </w:r>
          </w:p>
          <w:p w14:paraId="3AF85915" w14:textId="2092B1B5" w:rsidR="00355884" w:rsidRPr="00355884" w:rsidRDefault="001D5814" w:rsidP="00085A8C">
            <w:pPr>
              <w:pStyle w:val="ITEABodyText"/>
              <w:rPr>
                <w:b/>
                <w:lang w:eastAsia="en-US"/>
              </w:rPr>
            </w:pPr>
            <w:del w:id="617" w:author="GULTUGCE" w:date="2018-09-09T12:59:00Z">
              <w:r w:rsidDel="0037536F">
                <w:rPr>
                  <w:b/>
                </w:rPr>
                <w:lastRenderedPageBreak/>
                <w:delText>New services and products</w:delText>
              </w:r>
              <w:r w:rsidR="00812B15" w:rsidDel="0037536F">
                <w:rPr>
                  <w:b/>
                </w:rPr>
                <w:delText xml:space="preserve">  were</w:delText>
              </w:r>
              <w:r w:rsidDel="0037536F">
                <w:rPr>
                  <w:b/>
                </w:rPr>
                <w:delText xml:space="preserve"> developed  </w:delText>
              </w:r>
            </w:del>
          </w:p>
        </w:tc>
      </w:tr>
    </w:tbl>
    <w:p w14:paraId="1E47DADD" w14:textId="77777777" w:rsidR="00B16F8E" w:rsidRDefault="00790BE7" w:rsidP="009417FF">
      <w:pPr>
        <w:pStyle w:val="ITEABodyText"/>
        <w:jc w:val="both"/>
        <w:rPr>
          <w:i/>
          <w:lang w:eastAsia="en-US"/>
        </w:rPr>
      </w:pPr>
      <w:r>
        <w:lastRenderedPageBreak/>
        <w:t>The advertisement video streaming to a dedicated IP address which is assumed to be the address corresponding to a screen on a bus stop is achieved. The delays of the arriving bus lines to a bus stop are collected from the common open database, where this data is provided by Verisun, then the streaming list to that bus stop is organized according to both arriving lines (cause the customer might want to show the advertisement for the passengers of a specific bus line) and available time to play (there should be different length video contents in streaming in case of the changes -</w:t>
      </w:r>
      <w:r w:rsidR="001D5814">
        <w:rPr>
          <w:i/>
          <w:lang w:eastAsia="en-US"/>
        </w:rPr>
        <w:t>Gerade Software also added city advertorial server to the video advertorial server  and new services and sub products  were  developed  to enrich media broadcasting.</w:t>
      </w:r>
      <w:r w:rsidR="00867006">
        <w:rPr>
          <w:i/>
          <w:lang w:eastAsia="en-US"/>
        </w:rPr>
        <w:t xml:space="preserve"> Introducing new servers to the system </w:t>
      </w:r>
      <w:r w:rsidR="00085A8C">
        <w:rPr>
          <w:i/>
          <w:lang w:eastAsia="en-US"/>
        </w:rPr>
        <w:t xml:space="preserve">gained </w:t>
      </w:r>
      <w:r w:rsidR="00867006">
        <w:rPr>
          <w:i/>
          <w:lang w:eastAsia="en-US"/>
        </w:rPr>
        <w:t>interoperable</w:t>
      </w:r>
      <w:r w:rsidR="00085A8C">
        <w:rPr>
          <w:i/>
          <w:lang w:eastAsia="en-US"/>
        </w:rPr>
        <w:t xml:space="preserve"> and </w:t>
      </w:r>
      <w:proofErr w:type="gramStart"/>
      <w:r w:rsidR="00085A8C">
        <w:rPr>
          <w:i/>
          <w:lang w:eastAsia="en-US"/>
        </w:rPr>
        <w:t xml:space="preserve">optimised </w:t>
      </w:r>
      <w:r w:rsidR="00867006">
        <w:rPr>
          <w:i/>
          <w:lang w:eastAsia="en-US"/>
        </w:rPr>
        <w:t xml:space="preserve"> mechanism</w:t>
      </w:r>
      <w:proofErr w:type="gramEnd"/>
      <w:r w:rsidR="00867006">
        <w:rPr>
          <w:i/>
          <w:lang w:eastAsia="en-US"/>
        </w:rPr>
        <w:t xml:space="preserve"> between devices</w:t>
      </w:r>
      <w:r w:rsidR="00085A8C">
        <w:rPr>
          <w:i/>
          <w:lang w:eastAsia="en-US"/>
        </w:rPr>
        <w:t xml:space="preserve"> that needs to  work </w:t>
      </w:r>
      <w:r w:rsidR="00867006">
        <w:rPr>
          <w:i/>
          <w:lang w:eastAsia="en-US"/>
        </w:rPr>
        <w:t xml:space="preserve">together in a  synchronized way and concurrently. </w:t>
      </w:r>
    </w:p>
    <w:tbl>
      <w:tblPr>
        <w:tblStyle w:val="MediumShading1-Accent2"/>
        <w:tblW w:w="0" w:type="auto"/>
        <w:tblLook w:val="0480" w:firstRow="0" w:lastRow="0" w:firstColumn="1" w:lastColumn="0" w:noHBand="0" w:noVBand="1"/>
      </w:tblPr>
      <w:tblGrid>
        <w:gridCol w:w="9047"/>
      </w:tblGrid>
      <w:tr w:rsidR="00B16F8E" w14:paraId="6D0C3A4E" w14:textId="77777777" w:rsidTr="00DC3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45A40389" w14:textId="4BE16498" w:rsidR="00B16F8E" w:rsidDel="00900846" w:rsidRDefault="005A4F51" w:rsidP="00900846">
            <w:pPr>
              <w:pStyle w:val="ITEABodyText"/>
              <w:rPr>
                <w:del w:id="618" w:author="GULTUGCE" w:date="2018-09-09T13:02:00Z"/>
                <w:b/>
                <w:bCs w:val="0"/>
              </w:rPr>
            </w:pPr>
            <w:r>
              <w:rPr>
                <w:b/>
                <w:lang w:eastAsia="en-US"/>
              </w:rPr>
              <w:t>4</w:t>
            </w:r>
            <w:r w:rsidR="00B16F8E">
              <w:rPr>
                <w:b/>
                <w:lang w:eastAsia="en-US"/>
              </w:rPr>
              <w:t>.</w:t>
            </w:r>
            <w:ins w:id="619" w:author="GULTUGCE" w:date="2018-09-09T13:02:00Z">
              <w:r w:rsidR="00900846">
                <w:rPr>
                  <w:b/>
                  <w:lang w:eastAsia="en-US"/>
                </w:rPr>
                <w:t xml:space="preserve">Mobile application for urgent cases  in the city </w:t>
              </w:r>
            </w:ins>
            <w:del w:id="620" w:author="GULTUGCE" w:date="2018-09-09T13:02:00Z">
              <w:r w:rsidR="004E10D1" w:rsidDel="00900846">
                <w:rPr>
                  <w:b/>
                </w:rPr>
                <w:delText>Integration of all developed  components and applications</w:delText>
              </w:r>
            </w:del>
          </w:p>
          <w:p w14:paraId="402881E6" w14:textId="06BC4FDE" w:rsidR="00B16F8E" w:rsidRPr="00355884" w:rsidRDefault="00B16F8E" w:rsidP="00DC34DD">
            <w:pPr>
              <w:pStyle w:val="ITEABodyText"/>
              <w:rPr>
                <w:b/>
                <w:lang w:eastAsia="en-US"/>
              </w:rPr>
            </w:pPr>
            <w:r>
              <w:rPr>
                <w:b/>
              </w:rPr>
              <w:t xml:space="preserve"> </w:t>
            </w:r>
          </w:p>
        </w:tc>
      </w:tr>
    </w:tbl>
    <w:p w14:paraId="5E4A9512" w14:textId="4B990812" w:rsidR="00355884" w:rsidRDefault="00355884" w:rsidP="00355884">
      <w:pPr>
        <w:pStyle w:val="ITEABodyText"/>
        <w:jc w:val="both"/>
        <w:rPr>
          <w:lang w:val="tr-TR" w:eastAsia="en-US"/>
        </w:rPr>
      </w:pPr>
    </w:p>
    <w:p w14:paraId="48D78563" w14:textId="20DCF9EE" w:rsidR="004E10D1" w:rsidRPr="007E4B0F" w:rsidRDefault="00900846" w:rsidP="00355884">
      <w:pPr>
        <w:pStyle w:val="ITEABodyText"/>
        <w:jc w:val="both"/>
        <w:rPr>
          <w:lang w:val="tr-TR" w:eastAsia="en-US"/>
        </w:rPr>
      </w:pPr>
      <w:ins w:id="621" w:author="GULTUGCE" w:date="2018-09-09T13:01:00Z">
        <w:r>
          <w:rPr>
            <w:lang w:eastAsia="en-US"/>
          </w:rPr>
          <w:t xml:space="preserve">This application </w:t>
        </w:r>
        <w:proofErr w:type="gramStart"/>
        <w:r>
          <w:rPr>
            <w:lang w:eastAsia="en-US"/>
          </w:rPr>
          <w:t>helps  officers</w:t>
        </w:r>
        <w:proofErr w:type="gramEnd"/>
        <w:r>
          <w:rPr>
            <w:lang w:eastAsia="en-US"/>
          </w:rPr>
          <w:t>(doctors, police officer,  the field manager  responsible for road construction and maintenance) take  immediate action and generate report   in case of urgent cases resulting in discrepancy and  traffic congestion. Thus</w:t>
        </w:r>
        <w:proofErr w:type="gramStart"/>
        <w:r>
          <w:rPr>
            <w:lang w:eastAsia="en-US"/>
          </w:rPr>
          <w:t>,  a</w:t>
        </w:r>
        <w:proofErr w:type="gramEnd"/>
        <w:r>
          <w:rPr>
            <w:lang w:eastAsia="en-US"/>
          </w:rPr>
          <w:t xml:space="preserve"> hundreds of lives might be saved and the costs  related to time and budget  might be minimized</w:t>
        </w:r>
      </w:ins>
      <w:ins w:id="622" w:author="GULTUGCE" w:date="2018-09-09T13:02:00Z">
        <w:r>
          <w:rPr>
            <w:lang w:eastAsia="en-US"/>
          </w:rPr>
          <w:t>.</w:t>
        </w:r>
      </w:ins>
      <w:del w:id="623" w:author="GULTUGCE" w:date="2018-09-09T13:01:00Z">
        <w:r w:rsidR="004E10D1" w:rsidRPr="004E10D1" w:rsidDel="00900846">
          <w:rPr>
            <w:lang w:val="en-US" w:eastAsia="en-US"/>
          </w:rPr>
          <w:delText>All</w:delText>
        </w:r>
        <w:r w:rsidR="004E10D1" w:rsidDel="00900846">
          <w:rPr>
            <w:lang w:val="tr-TR" w:eastAsia="en-US"/>
          </w:rPr>
          <w:delText xml:space="preserve"> the application frameworks and  databases    were integrated successfully  </w:delText>
        </w:r>
      </w:del>
    </w:p>
    <w:p w14:paraId="3C283D0B" w14:textId="30668742" w:rsidR="00F57206" w:rsidRPr="00E9016E" w:rsidRDefault="00F57206" w:rsidP="00F57206">
      <w:pPr>
        <w:pStyle w:val="ITEAInstructions"/>
      </w:pPr>
      <w:r>
        <w:t xml:space="preserve">Copy the above template, if more </w:t>
      </w:r>
      <w:r w:rsidR="003E5257">
        <w:t>Technical achievements</w:t>
      </w:r>
      <w:r>
        <w:t xml:space="preserve"> need to be indicated. </w:t>
      </w:r>
    </w:p>
    <w:p w14:paraId="3C93074E" w14:textId="77777777" w:rsidR="0049731C" w:rsidRPr="004210F3" w:rsidRDefault="0049731C" w:rsidP="0049731C">
      <w:pPr>
        <w:pStyle w:val="ITEABodyText"/>
        <w:jc w:val="both"/>
        <w:rPr>
          <w:lang w:eastAsia="en-US"/>
        </w:rPr>
      </w:pPr>
    </w:p>
    <w:p w14:paraId="4BDEDF58" w14:textId="54FBF1E9" w:rsidR="00386FB8" w:rsidRDefault="00386FB8" w:rsidP="000D5AAF">
      <w:pPr>
        <w:pStyle w:val="ITEAHeading3"/>
        <w:rPr>
          <w:lang w:eastAsia="en-US"/>
        </w:rPr>
      </w:pPr>
      <w:r>
        <w:rPr>
          <w:lang w:eastAsia="en-US"/>
        </w:rPr>
        <w:t>Top 4 next technical targets</w:t>
      </w:r>
    </w:p>
    <w:p w14:paraId="5D0B1971" w14:textId="3479CB07" w:rsidR="00641274" w:rsidRDefault="003C6E89" w:rsidP="003C6E89">
      <w:pPr>
        <w:pStyle w:val="ITEAInstructions"/>
        <w:rPr>
          <w:lang w:eastAsia="en-US"/>
        </w:rPr>
      </w:pPr>
      <w:r>
        <w:rPr>
          <w:szCs w:val="20"/>
        </w:rPr>
        <w:t xml:space="preserve">Identify and provide the four main technical targets planned for the forthcoming reporting period. Provide further details in approximately </w:t>
      </w:r>
      <w:r w:rsidR="006C4E46">
        <w:rPr>
          <w:szCs w:val="20"/>
        </w:rPr>
        <w:t>50-70 words</w:t>
      </w:r>
      <w:r>
        <w:rPr>
          <w:szCs w:val="20"/>
        </w:rPr>
        <w:t xml:space="preserve"> </w:t>
      </w:r>
      <w:r w:rsidR="0024200A">
        <w:rPr>
          <w:szCs w:val="20"/>
        </w:rPr>
        <w:t xml:space="preserve">per target </w:t>
      </w:r>
      <w:r>
        <w:rPr>
          <w:szCs w:val="20"/>
        </w:rPr>
        <w:t>whenever relevant.</w:t>
      </w:r>
      <w:r w:rsidR="000C4382">
        <w:rPr>
          <w:szCs w:val="20"/>
        </w:rPr>
        <w:t xml:space="preserve"> </w:t>
      </w:r>
    </w:p>
    <w:tbl>
      <w:tblPr>
        <w:tblStyle w:val="MediumShading1-Accent2"/>
        <w:tblW w:w="0" w:type="auto"/>
        <w:tblLook w:val="0480" w:firstRow="0" w:lastRow="0" w:firstColumn="1" w:lastColumn="0" w:noHBand="0" w:noVBand="1"/>
      </w:tblPr>
      <w:tblGrid>
        <w:gridCol w:w="9047"/>
      </w:tblGrid>
      <w:tr w:rsidR="00B26085" w14:paraId="0634A3E7" w14:textId="77777777" w:rsidTr="001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379FBD79" w14:textId="6B5EB6A8" w:rsidR="00B26085" w:rsidRPr="00355884" w:rsidRDefault="00242175" w:rsidP="00B469B9">
            <w:pPr>
              <w:pStyle w:val="ITEABodyText"/>
              <w:numPr>
                <w:ilvl w:val="0"/>
                <w:numId w:val="27"/>
              </w:numPr>
              <w:jc w:val="center"/>
              <w:rPr>
                <w:b/>
                <w:lang w:eastAsia="en-US"/>
              </w:rPr>
            </w:pPr>
            <w:bookmarkStart w:id="624" w:name="_Hlk480880321"/>
            <w:ins w:id="625" w:author="GULTUGCE" w:date="2018-09-09T13:25:00Z">
              <w:r>
                <w:rPr>
                  <w:b/>
                  <w:lang w:eastAsia="en-US"/>
                </w:rPr>
                <w:t xml:space="preserve">Improving  more sensor technologies  to provide  </w:t>
              </w:r>
            </w:ins>
            <w:ins w:id="626" w:author="GULTUGCE" w:date="2018-09-09T00:18:00Z">
              <w:r w:rsidR="00B469B9">
                <w:rPr>
                  <w:b/>
                  <w:lang w:eastAsia="en-US"/>
                </w:rPr>
                <w:t xml:space="preserve">Seamless  data transfer </w:t>
              </w:r>
            </w:ins>
            <w:del w:id="627" w:author="GULTUGCE" w:date="2018-09-09T00:18:00Z">
              <w:r w:rsidR="00137531" w:rsidDel="00B469B9">
                <w:rPr>
                  <w:b/>
                  <w:lang w:eastAsia="en-US"/>
                </w:rPr>
                <w:delText xml:space="preserve">Data transmission </w:delText>
              </w:r>
            </w:del>
            <w:r w:rsidR="00137531">
              <w:rPr>
                <w:b/>
                <w:lang w:eastAsia="en-US"/>
              </w:rPr>
              <w:t xml:space="preserve">and exchange  </w:t>
            </w:r>
            <w:del w:id="628" w:author="GULTUGCE" w:date="2018-09-09T00:21:00Z">
              <w:r w:rsidR="00137531" w:rsidDel="00B469B9">
                <w:rPr>
                  <w:b/>
                  <w:lang w:eastAsia="en-US"/>
                </w:rPr>
                <w:delText>and generating reports</w:delText>
              </w:r>
            </w:del>
            <w:r w:rsidR="00137531">
              <w:rPr>
                <w:b/>
                <w:lang w:eastAsia="en-US"/>
              </w:rPr>
              <w:t xml:space="preserve"> </w:t>
            </w:r>
          </w:p>
        </w:tc>
      </w:tr>
    </w:tbl>
    <w:bookmarkEnd w:id="624"/>
    <w:p w14:paraId="23991D6E" w14:textId="47C75E81" w:rsidR="00137531" w:rsidRDefault="00137531" w:rsidP="00137531">
      <w:pPr>
        <w:rPr>
          <w:rFonts w:asciiTheme="minorHAnsi" w:hAnsiTheme="minorHAnsi"/>
          <w:color w:val="auto"/>
          <w:spacing w:val="0"/>
          <w:szCs w:val="22"/>
          <w:lang w:val="en-US" w:eastAsia="en-US"/>
        </w:rPr>
      </w:pPr>
      <w:r>
        <w:rPr>
          <w:lang w:val="en-US"/>
        </w:rPr>
        <w:t>In order to</w:t>
      </w:r>
      <w:r w:rsidR="00DC0E83">
        <w:rPr>
          <w:lang w:val="en-US"/>
        </w:rPr>
        <w:t xml:space="preserve"> fulfill its </w:t>
      </w:r>
      <w:proofErr w:type="gramStart"/>
      <w:r w:rsidR="00DC0E83">
        <w:rPr>
          <w:lang w:val="en-US"/>
        </w:rPr>
        <w:t xml:space="preserve">accomplishments </w:t>
      </w:r>
      <w:r>
        <w:rPr>
          <w:lang w:val="en-US"/>
        </w:rPr>
        <w:t xml:space="preserve"> different</w:t>
      </w:r>
      <w:proofErr w:type="gramEnd"/>
      <w:r>
        <w:rPr>
          <w:lang w:val="en-US"/>
        </w:rPr>
        <w:t xml:space="preserve"> data sources (namely sensors) </w:t>
      </w:r>
      <w:r w:rsidR="00DC0E83">
        <w:rPr>
          <w:lang w:val="en-US"/>
        </w:rPr>
        <w:t xml:space="preserve"> are planning to use </w:t>
      </w:r>
      <w:r>
        <w:rPr>
          <w:lang w:val="en-US"/>
        </w:rPr>
        <w:t>such as Visual, Traffic Map and Social Media:</w:t>
      </w:r>
    </w:p>
    <w:p w14:paraId="440AB870" w14:textId="77777777" w:rsidR="00137531" w:rsidRDefault="00137531" w:rsidP="00137531">
      <w:pPr>
        <w:pStyle w:val="ListParagraph"/>
        <w:numPr>
          <w:ilvl w:val="0"/>
          <w:numId w:val="26"/>
        </w:numPr>
        <w:spacing w:after="160" w:line="256" w:lineRule="auto"/>
        <w:rPr>
          <w:lang w:val="en-US"/>
        </w:rPr>
      </w:pPr>
      <w:r>
        <w:rPr>
          <w:lang w:val="en-US"/>
        </w:rPr>
        <w:t>Visual Sensor can count the vehicles, evaluate density and interpret the situation by processing traffic view.</w:t>
      </w:r>
    </w:p>
    <w:p w14:paraId="6A52725B" w14:textId="77777777" w:rsidR="00137531" w:rsidRDefault="00137531" w:rsidP="00137531">
      <w:pPr>
        <w:pStyle w:val="ListParagraph"/>
        <w:numPr>
          <w:ilvl w:val="0"/>
          <w:numId w:val="26"/>
        </w:numPr>
        <w:spacing w:after="160" w:line="256" w:lineRule="auto"/>
        <w:rPr>
          <w:lang w:val="en-US"/>
        </w:rPr>
      </w:pPr>
      <w:r>
        <w:rPr>
          <w:lang w:val="en-US"/>
        </w:rPr>
        <w:t>Traffic Map Sensor can retrieve the traffic density along the given public transportation lines (run by the municipality) by querying through open source traffic data supporters such as Google, Yandex, etc.</w:t>
      </w:r>
    </w:p>
    <w:p w14:paraId="4ECA55C9" w14:textId="01C48983" w:rsidR="00137531" w:rsidRPr="00137531" w:rsidRDefault="00137531" w:rsidP="00137531">
      <w:pPr>
        <w:pStyle w:val="ListParagraph"/>
        <w:numPr>
          <w:ilvl w:val="0"/>
          <w:numId w:val="26"/>
        </w:numPr>
        <w:spacing w:after="160" w:line="256" w:lineRule="auto"/>
        <w:rPr>
          <w:lang w:val="en-US"/>
        </w:rPr>
      </w:pPr>
      <w:r>
        <w:rPr>
          <w:lang w:val="en-US"/>
        </w:rPr>
        <w:t>Social Media Sensor can collect the data about mentioned events, accidents, etc. by listening the pre-connected Twitter accounts.</w:t>
      </w:r>
    </w:p>
    <w:p w14:paraId="4349F223" w14:textId="77777777" w:rsidR="00137531" w:rsidRDefault="00137531" w:rsidP="00137531">
      <w:pPr>
        <w:rPr>
          <w:lang w:val="en-US"/>
        </w:rPr>
      </w:pPr>
      <w:r>
        <w:rPr>
          <w:lang w:val="en-US"/>
        </w:rPr>
        <w:t>At the last but not the least step, all the collected data are fused into “.json” files exploited by the Verisun’s servers, feeding Public Transportation kiosk throughout the İstanbul.</w:t>
      </w:r>
    </w:p>
    <w:p w14:paraId="06DAF4B2" w14:textId="08782655" w:rsidR="00137531" w:rsidDel="00B469B9" w:rsidRDefault="00137531" w:rsidP="00137531">
      <w:pPr>
        <w:rPr>
          <w:del w:id="629" w:author="GULTUGCE" w:date="2018-09-09T00:21:00Z"/>
          <w:lang w:val="en-US"/>
        </w:rPr>
      </w:pPr>
    </w:p>
    <w:p w14:paraId="57BB965B" w14:textId="02D689BD" w:rsidR="00B26085" w:rsidDel="00B469B9" w:rsidRDefault="00137531" w:rsidP="00137531">
      <w:pPr>
        <w:pStyle w:val="ITEABodyText"/>
        <w:jc w:val="both"/>
        <w:rPr>
          <w:del w:id="630" w:author="GULTUGCE" w:date="2018-09-09T00:21:00Z"/>
          <w:lang w:eastAsia="en-US"/>
        </w:rPr>
      </w:pPr>
      <w:del w:id="631" w:author="GULTUGCE" w:date="2018-09-09T00:21:00Z">
        <w:r w:rsidDel="00B469B9">
          <w:rPr>
            <w:lang w:val="en-US"/>
          </w:rPr>
          <w:lastRenderedPageBreak/>
          <w:delText>Parallel to the development of the sensors, ubiquitous computing concept has been worked out for making smart cameras, which can record and evaluate the traffic on its own and cast a density report periodically</w:delText>
        </w:r>
      </w:del>
    </w:p>
    <w:p w14:paraId="52841127" w14:textId="77777777" w:rsidR="00B26085" w:rsidRDefault="00B26085" w:rsidP="00B26085">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B26085" w14:paraId="2EFB32FD" w14:textId="77777777" w:rsidTr="00B4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2F92D4D1" w14:textId="28991CA7" w:rsidR="00B26085" w:rsidRPr="00355884" w:rsidRDefault="00B26085" w:rsidP="00B469B9">
            <w:pPr>
              <w:pStyle w:val="ITEABodyText"/>
              <w:jc w:val="center"/>
              <w:rPr>
                <w:b/>
                <w:lang w:eastAsia="en-US"/>
              </w:rPr>
            </w:pPr>
            <w:r>
              <w:rPr>
                <w:b/>
                <w:lang w:eastAsia="en-US"/>
              </w:rPr>
              <w:t>2</w:t>
            </w:r>
            <w:r w:rsidR="00B118BD">
              <w:rPr>
                <w:b/>
                <w:lang w:eastAsia="en-US"/>
              </w:rPr>
              <w:t xml:space="preserve">. </w:t>
            </w:r>
            <w:ins w:id="632" w:author="GULTUGCE" w:date="2018-09-09T00:19:00Z">
              <w:r w:rsidR="00B469B9">
                <w:rPr>
                  <w:b/>
                  <w:lang w:eastAsia="en-US"/>
                </w:rPr>
                <w:t xml:space="preserve">  Report generation</w:t>
              </w:r>
            </w:ins>
            <w:ins w:id="633" w:author="GULTUGCE" w:date="2018-09-09T00:20:00Z">
              <w:r w:rsidR="00B469B9">
                <w:rPr>
                  <w:b/>
                  <w:lang w:eastAsia="en-US"/>
                </w:rPr>
                <w:t xml:space="preserve"> and creating dashboards </w:t>
              </w:r>
            </w:ins>
            <w:ins w:id="634" w:author="GULTUGCE" w:date="2018-09-09T00:19:00Z">
              <w:r w:rsidR="00B469B9">
                <w:rPr>
                  <w:b/>
                  <w:lang w:eastAsia="en-US"/>
                </w:rPr>
                <w:t xml:space="preserve"> displaying</w:t>
              </w:r>
            </w:ins>
            <w:ins w:id="635" w:author="GULTUGCE" w:date="2018-09-09T00:20:00Z">
              <w:r w:rsidR="00B469B9">
                <w:rPr>
                  <w:b/>
                  <w:lang w:eastAsia="en-US"/>
                </w:rPr>
                <w:t xml:space="preserve"> </w:t>
              </w:r>
            </w:ins>
            <w:ins w:id="636" w:author="GULTUGCE" w:date="2018-09-09T10:45:00Z">
              <w:r w:rsidR="00C039F1">
                <w:rPr>
                  <w:b/>
                  <w:lang w:eastAsia="en-US"/>
                </w:rPr>
                <w:t xml:space="preserve">  to display</w:t>
              </w:r>
            </w:ins>
            <w:ins w:id="637" w:author="GULTUGCE" w:date="2018-09-09T00:20:00Z">
              <w:r w:rsidR="00B469B9">
                <w:rPr>
                  <w:b/>
                  <w:lang w:eastAsia="en-US"/>
                </w:rPr>
                <w:t xml:space="preserve"> traffic  congestion and  flow </w:t>
              </w:r>
            </w:ins>
            <w:ins w:id="638" w:author="GULTUGCE" w:date="2018-09-09T00:19:00Z">
              <w:r w:rsidR="00B469B9">
                <w:rPr>
                  <w:b/>
                  <w:lang w:eastAsia="en-US"/>
                </w:rPr>
                <w:t xml:space="preserve"> </w:t>
              </w:r>
            </w:ins>
            <w:ins w:id="639" w:author="GULTUGCE" w:date="2018-09-09T00:21:00Z">
              <w:r w:rsidR="00B469B9">
                <w:rPr>
                  <w:b/>
                  <w:lang w:eastAsia="en-US"/>
                </w:rPr>
                <w:t xml:space="preserve">for each region </w:t>
              </w:r>
            </w:ins>
            <w:r w:rsidR="00B118BD">
              <w:rPr>
                <w:b/>
                <w:lang w:eastAsia="en-US"/>
              </w:rPr>
              <w:t>I</w:t>
            </w:r>
            <w:del w:id="640" w:author="GULTUGCE" w:date="2018-09-09T00:19:00Z">
              <w:r w:rsidR="00B118BD" w:rsidDel="00B469B9">
                <w:rPr>
                  <w:b/>
                  <w:lang w:eastAsia="en-US"/>
                </w:rPr>
                <w:delText>ntegrated platform needs to be tested and validated in Turkey and Madrid</w:delText>
              </w:r>
            </w:del>
            <w:r w:rsidR="00B118BD">
              <w:rPr>
                <w:b/>
                <w:lang w:eastAsia="en-US"/>
              </w:rPr>
              <w:t xml:space="preserve"> </w:t>
            </w:r>
          </w:p>
        </w:tc>
      </w:tr>
    </w:tbl>
    <w:p w14:paraId="13457E8A" w14:textId="77777777" w:rsidR="00B469B9" w:rsidRDefault="00B469B9" w:rsidP="00B469B9">
      <w:pPr>
        <w:rPr>
          <w:ins w:id="641" w:author="GULTUGCE" w:date="2018-09-09T00:21:00Z"/>
          <w:lang w:val="en-US"/>
        </w:rPr>
      </w:pPr>
    </w:p>
    <w:p w14:paraId="6C144115" w14:textId="0817760E" w:rsidR="00B469B9" w:rsidRDefault="00B469B9" w:rsidP="00B469B9">
      <w:pPr>
        <w:pStyle w:val="ITEABodyText"/>
        <w:jc w:val="both"/>
        <w:rPr>
          <w:ins w:id="642" w:author="GULTUGCE" w:date="2018-09-09T00:21:00Z"/>
          <w:lang w:eastAsia="en-US"/>
        </w:rPr>
      </w:pPr>
      <w:ins w:id="643" w:author="GULTUGCE" w:date="2018-09-09T00:21:00Z">
        <w:r>
          <w:rPr>
            <w:lang w:val="en-US"/>
          </w:rPr>
          <w:t>Parallel to the development of the sensors, ubiquitous computing concept has been worked out for making smart cameras, which can record and evaluate the traffic on its own and cast a density report periodically</w:t>
        </w:r>
      </w:ins>
      <w:ins w:id="644" w:author="GULTUGCE" w:date="2018-09-09T10:45:00Z">
        <w:r w:rsidR="00B67BC5">
          <w:rPr>
            <w:lang w:val="en-US"/>
          </w:rPr>
          <w:t>.</w:t>
        </w:r>
      </w:ins>
    </w:p>
    <w:p w14:paraId="28608B11" w14:textId="3BD28C80" w:rsidR="00B26085" w:rsidDel="002D52A4" w:rsidRDefault="00B26085" w:rsidP="00B26085">
      <w:pPr>
        <w:pStyle w:val="ITEABodyText"/>
        <w:jc w:val="both"/>
        <w:rPr>
          <w:del w:id="645" w:author="GULTUGCE" w:date="2018-09-09T00:21:00Z"/>
          <w:lang w:eastAsia="en-US"/>
        </w:rPr>
      </w:pPr>
    </w:p>
    <w:tbl>
      <w:tblPr>
        <w:tblStyle w:val="MediumShading1-Accent2"/>
        <w:tblW w:w="0" w:type="auto"/>
        <w:tblLook w:val="0480" w:firstRow="0" w:lastRow="0" w:firstColumn="1" w:lastColumn="0" w:noHBand="0" w:noVBand="1"/>
      </w:tblPr>
      <w:tblGrid>
        <w:gridCol w:w="9047"/>
      </w:tblGrid>
      <w:tr w:rsidR="002D52A4" w14:paraId="2B9C6DC5" w14:textId="77777777" w:rsidTr="007120BE">
        <w:trPr>
          <w:cnfStyle w:val="000000100000" w:firstRow="0" w:lastRow="0" w:firstColumn="0" w:lastColumn="0" w:oddVBand="0" w:evenVBand="0" w:oddHBand="1" w:evenHBand="0" w:firstRowFirstColumn="0" w:firstRowLastColumn="0" w:lastRowFirstColumn="0" w:lastRowLastColumn="0"/>
          <w:ins w:id="646" w:author="GULTUGCE" w:date="2018-09-09T13:27:00Z"/>
        </w:trPr>
        <w:tc>
          <w:tcPr>
            <w:cnfStyle w:val="001000000000" w:firstRow="0" w:lastRow="0" w:firstColumn="1" w:lastColumn="0" w:oddVBand="0" w:evenVBand="0" w:oddHBand="0" w:evenHBand="0" w:firstRowFirstColumn="0" w:firstRowLastColumn="0" w:lastRowFirstColumn="0" w:lastRowLastColumn="0"/>
            <w:tcW w:w="9047" w:type="dxa"/>
          </w:tcPr>
          <w:p w14:paraId="0B61378A" w14:textId="3B57318E" w:rsidR="002D52A4" w:rsidRPr="00355884" w:rsidRDefault="002D52A4" w:rsidP="002D52A4">
            <w:pPr>
              <w:pStyle w:val="ITEABodyText"/>
              <w:jc w:val="center"/>
              <w:rPr>
                <w:ins w:id="647" w:author="GULTUGCE" w:date="2018-09-09T13:27:00Z"/>
                <w:b/>
                <w:lang w:eastAsia="en-US"/>
              </w:rPr>
            </w:pPr>
            <w:ins w:id="648" w:author="GULTUGCE" w:date="2018-09-09T13:27:00Z">
              <w:r>
                <w:rPr>
                  <w:b/>
                  <w:lang w:eastAsia="en-US"/>
                </w:rPr>
                <w:t>3</w:t>
              </w:r>
              <w:r>
                <w:rPr>
                  <w:b/>
                  <w:lang w:eastAsia="en-US"/>
                </w:rPr>
                <w:t xml:space="preserve">. </w:t>
              </w:r>
            </w:ins>
            <w:ins w:id="649" w:author="GULTUGCE" w:date="2018-09-09T13:28:00Z">
              <w:r>
                <w:rPr>
                  <w:b/>
                  <w:lang w:eastAsia="en-US"/>
                </w:rPr>
                <w:t>Web based management platform</w:t>
              </w:r>
            </w:ins>
            <w:ins w:id="650" w:author="GULTUGCE" w:date="2018-09-09T13:27:00Z">
              <w:r>
                <w:rPr>
                  <w:b/>
                  <w:lang w:eastAsia="en-US"/>
                </w:rPr>
                <w:t xml:space="preserve">  </w:t>
              </w:r>
            </w:ins>
          </w:p>
        </w:tc>
      </w:tr>
    </w:tbl>
    <w:p w14:paraId="2B2BE0BB" w14:textId="77777777" w:rsidR="002D52A4" w:rsidRDefault="002D52A4" w:rsidP="002D52A4">
      <w:pPr>
        <w:rPr>
          <w:ins w:id="651" w:author="GULTUGCE" w:date="2018-09-09T13:27:00Z"/>
          <w:lang w:val="en-US"/>
        </w:rPr>
      </w:pPr>
    </w:p>
    <w:p w14:paraId="464EA73C" w14:textId="4084C684" w:rsidR="002D52A4" w:rsidRDefault="002D52A4" w:rsidP="00B26085">
      <w:pPr>
        <w:pStyle w:val="ITEABodyText"/>
        <w:jc w:val="both"/>
        <w:rPr>
          <w:ins w:id="652" w:author="GULTUGCE" w:date="2018-09-09T13:27:00Z"/>
          <w:lang w:eastAsia="en-US"/>
        </w:rPr>
      </w:pPr>
      <w:ins w:id="653" w:author="GULTUGCE" w:date="2018-09-09T13:28:00Z">
        <w:r>
          <w:rPr>
            <w:lang w:eastAsia="en-US"/>
          </w:rPr>
          <w:t>_??????</w:t>
        </w:r>
      </w:ins>
    </w:p>
    <w:p w14:paraId="527270E1" w14:textId="77777777" w:rsidR="002D52A4" w:rsidRDefault="002D52A4" w:rsidP="00B26085">
      <w:pPr>
        <w:pStyle w:val="ITEABodyText"/>
        <w:jc w:val="both"/>
        <w:rPr>
          <w:ins w:id="654" w:author="GULTUGCE" w:date="2018-09-09T13:28:00Z"/>
          <w:lang w:eastAsia="en-US"/>
        </w:rPr>
      </w:pPr>
    </w:p>
    <w:p w14:paraId="15DA21E1" w14:textId="77777777" w:rsidR="002D52A4" w:rsidRDefault="002D52A4" w:rsidP="00B26085">
      <w:pPr>
        <w:pStyle w:val="ITEABodyText"/>
        <w:jc w:val="both"/>
        <w:rPr>
          <w:ins w:id="655" w:author="GULTUGCE" w:date="2018-09-09T13:28:00Z"/>
          <w:lang w:eastAsia="en-US"/>
        </w:rPr>
      </w:pPr>
    </w:p>
    <w:tbl>
      <w:tblPr>
        <w:tblStyle w:val="MediumShading1-Accent2"/>
        <w:tblW w:w="0" w:type="auto"/>
        <w:tblLook w:val="0480" w:firstRow="0" w:lastRow="0" w:firstColumn="1" w:lastColumn="0" w:noHBand="0" w:noVBand="1"/>
      </w:tblPr>
      <w:tblGrid>
        <w:gridCol w:w="9047"/>
      </w:tblGrid>
      <w:tr w:rsidR="002D52A4" w14:paraId="780086B3" w14:textId="77777777" w:rsidTr="007120BE">
        <w:trPr>
          <w:cnfStyle w:val="000000100000" w:firstRow="0" w:lastRow="0" w:firstColumn="0" w:lastColumn="0" w:oddVBand="0" w:evenVBand="0" w:oddHBand="1" w:evenHBand="0" w:firstRowFirstColumn="0" w:firstRowLastColumn="0" w:lastRowFirstColumn="0" w:lastRowLastColumn="0"/>
          <w:ins w:id="656" w:author="GULTUGCE" w:date="2018-09-09T13:28:00Z"/>
        </w:trPr>
        <w:tc>
          <w:tcPr>
            <w:cnfStyle w:val="001000000000" w:firstRow="0" w:lastRow="0" w:firstColumn="1" w:lastColumn="0" w:oddVBand="0" w:evenVBand="0" w:oddHBand="0" w:evenHBand="0" w:firstRowFirstColumn="0" w:firstRowLastColumn="0" w:lastRowFirstColumn="0" w:lastRowLastColumn="0"/>
            <w:tcW w:w="9047" w:type="dxa"/>
          </w:tcPr>
          <w:p w14:paraId="1EFD5708" w14:textId="6772F743" w:rsidR="002D52A4" w:rsidRPr="00355884" w:rsidRDefault="002D52A4" w:rsidP="002D52A4">
            <w:pPr>
              <w:pStyle w:val="ITEABodyText"/>
              <w:jc w:val="center"/>
              <w:rPr>
                <w:ins w:id="657" w:author="GULTUGCE" w:date="2018-09-09T13:28:00Z"/>
                <w:b/>
                <w:lang w:eastAsia="en-US"/>
              </w:rPr>
            </w:pPr>
            <w:ins w:id="658" w:author="GULTUGCE" w:date="2018-09-09T13:28:00Z">
              <w:r>
                <w:rPr>
                  <w:b/>
                  <w:lang w:eastAsia="en-US"/>
                </w:rPr>
                <w:t xml:space="preserve">3. </w:t>
              </w:r>
              <w:r>
                <w:rPr>
                  <w:b/>
                  <w:lang w:eastAsia="en-US"/>
                </w:rPr>
                <w:t>Ensuring  all software components and application  integration</w:t>
              </w:r>
            </w:ins>
          </w:p>
        </w:tc>
      </w:tr>
    </w:tbl>
    <w:p w14:paraId="473C7517" w14:textId="77777777" w:rsidR="002D52A4" w:rsidRDefault="002D52A4" w:rsidP="002D52A4">
      <w:pPr>
        <w:rPr>
          <w:ins w:id="659" w:author="GULTUGCE" w:date="2018-09-09T13:28:00Z"/>
          <w:lang w:val="en-US"/>
        </w:rPr>
      </w:pPr>
    </w:p>
    <w:p w14:paraId="6C5271E1" w14:textId="40C0957D" w:rsidR="002D52A4" w:rsidRDefault="002D52A4" w:rsidP="00B26085">
      <w:pPr>
        <w:pStyle w:val="ITEABodyText"/>
        <w:jc w:val="both"/>
        <w:rPr>
          <w:ins w:id="660" w:author="GULTUGCE" w:date="2018-09-09T13:28:00Z"/>
          <w:lang w:eastAsia="en-US"/>
        </w:rPr>
      </w:pPr>
      <w:ins w:id="661" w:author="GULTUGCE" w:date="2018-09-09T13:29:00Z">
        <w:r>
          <w:rPr>
            <w:lang w:eastAsia="en-US"/>
          </w:rPr>
          <w:t>????</w:t>
        </w:r>
      </w:ins>
    </w:p>
    <w:p w14:paraId="31E7A6F8" w14:textId="77777777" w:rsidR="002D52A4" w:rsidRDefault="002D52A4" w:rsidP="00B26085">
      <w:pPr>
        <w:pStyle w:val="ITEABodyText"/>
        <w:jc w:val="both"/>
        <w:rPr>
          <w:ins w:id="662" w:author="GULTUGCE" w:date="2018-09-09T13:27:00Z"/>
          <w:lang w:eastAsia="en-US"/>
        </w:rPr>
      </w:pPr>
    </w:p>
    <w:p w14:paraId="6D20A9D3" w14:textId="1764DB80" w:rsidR="00B16F8E" w:rsidRDefault="004E10D1" w:rsidP="00B26085">
      <w:pPr>
        <w:pStyle w:val="ITEABodyText"/>
        <w:jc w:val="both"/>
        <w:rPr>
          <w:lang w:eastAsia="en-US"/>
        </w:rPr>
      </w:pPr>
      <w:del w:id="663" w:author="GULTUGCE" w:date="2018-09-09T00:21:00Z">
        <w:r w:rsidDel="00B469B9">
          <w:rPr>
            <w:lang w:eastAsia="en-US"/>
          </w:rPr>
          <w:delText>System integration will be tested Ankara, Madrid and Barcelona  as having been done in İstanbul</w:delText>
        </w:r>
      </w:del>
      <w:r>
        <w:rPr>
          <w:lang w:eastAsia="en-US"/>
        </w:rPr>
        <w:t>.</w:t>
      </w:r>
      <w:r w:rsidR="00B16F8E">
        <w:rPr>
          <w:lang w:eastAsia="en-US"/>
        </w:rPr>
        <w:t xml:space="preserve">  </w:t>
      </w:r>
    </w:p>
    <w:p w14:paraId="71A59A6A" w14:textId="319EE807" w:rsidR="00852309" w:rsidRPr="00E9016E" w:rsidRDefault="00852309" w:rsidP="00852309">
      <w:pPr>
        <w:pStyle w:val="ITEAInstructions"/>
      </w:pPr>
      <w:r>
        <w:t xml:space="preserve">Copy the above template, if more Next technical achievements need to be indicated. </w:t>
      </w:r>
    </w:p>
    <w:p w14:paraId="31B74981" w14:textId="77777777" w:rsidR="00852309" w:rsidRDefault="00852309" w:rsidP="00B26085">
      <w:pPr>
        <w:pStyle w:val="ITEABodyText"/>
        <w:jc w:val="both"/>
        <w:rPr>
          <w:ins w:id="664" w:author="GULTUGCE" w:date="2018-09-08T20:44:00Z"/>
          <w:lang w:eastAsia="en-US"/>
        </w:rPr>
      </w:pPr>
    </w:p>
    <w:p w14:paraId="58E29B11" w14:textId="77777777" w:rsidR="00160574" w:rsidRDefault="00160574" w:rsidP="00B26085">
      <w:pPr>
        <w:pStyle w:val="ITEABodyText"/>
        <w:jc w:val="both"/>
        <w:rPr>
          <w:ins w:id="665" w:author="GULTUGCE" w:date="2018-09-08T20:44:00Z"/>
          <w:lang w:eastAsia="en-US"/>
        </w:rPr>
      </w:pPr>
    </w:p>
    <w:p w14:paraId="0863C4AE" w14:textId="77777777" w:rsidR="00160574" w:rsidRDefault="00160574" w:rsidP="00B26085">
      <w:pPr>
        <w:pStyle w:val="ITEABodyText"/>
        <w:jc w:val="both"/>
        <w:rPr>
          <w:ins w:id="666" w:author="GULTUGCE" w:date="2018-09-08T20:44:00Z"/>
          <w:lang w:eastAsia="en-US"/>
        </w:rPr>
      </w:pPr>
    </w:p>
    <w:p w14:paraId="767CF118" w14:textId="77777777" w:rsidR="00160574" w:rsidRDefault="00160574" w:rsidP="00B26085">
      <w:pPr>
        <w:pStyle w:val="ITEABodyText"/>
        <w:jc w:val="both"/>
        <w:rPr>
          <w:lang w:eastAsia="en-US"/>
        </w:rPr>
      </w:pPr>
    </w:p>
    <w:p w14:paraId="53719F7E" w14:textId="77777777" w:rsidR="00386FB8" w:rsidRDefault="00386FB8" w:rsidP="000D5AAF">
      <w:pPr>
        <w:pStyle w:val="ITEAHeading3"/>
        <w:rPr>
          <w:lang w:eastAsia="en-US"/>
        </w:rPr>
      </w:pPr>
      <w:r>
        <w:rPr>
          <w:lang w:eastAsia="en-US"/>
        </w:rPr>
        <w:t>Top 4 issues</w:t>
      </w:r>
    </w:p>
    <w:p w14:paraId="0CE05162" w14:textId="77777777" w:rsidR="00D65366" w:rsidRDefault="00D65366" w:rsidP="00D65366">
      <w:pPr>
        <w:pStyle w:val="ITEAInstructions"/>
        <w:rPr>
          <w:lang w:eastAsia="en-US"/>
        </w:rPr>
      </w:pPr>
      <w:r>
        <w:rPr>
          <w:lang w:eastAsia="en-US"/>
        </w:rPr>
        <w:t>This part should highlight the four main issues the project had to face during the reporting period. Issues can be related to the management, the overall progress, technical bottlenecks, funding, a brand new game-changing competitor, etc. Issues can typically be realised risks that were identified beforehand (they can also be related to unexpected events or results).</w:t>
      </w:r>
    </w:p>
    <w:p w14:paraId="149EE5E2" w14:textId="77777777" w:rsidR="00D65366" w:rsidRDefault="00D65366" w:rsidP="00D65366">
      <w:pPr>
        <w:pStyle w:val="ITEAInstructions"/>
        <w:rPr>
          <w:lang w:eastAsia="en-US"/>
        </w:rPr>
      </w:pPr>
      <w:r>
        <w:rPr>
          <w:lang w:eastAsia="en-US"/>
        </w:rPr>
        <w:t>For each identified issue:</w:t>
      </w:r>
    </w:p>
    <w:p w14:paraId="2EE5DB4E" w14:textId="5B3F5507" w:rsidR="00D65366" w:rsidRDefault="00D65366" w:rsidP="00D65366">
      <w:pPr>
        <w:pStyle w:val="ITEAInstructionsBullet"/>
        <w:rPr>
          <w:lang w:eastAsia="en-US"/>
        </w:rPr>
      </w:pPr>
      <w:r>
        <w:rPr>
          <w:lang w:eastAsia="en-US"/>
        </w:rPr>
        <w:t xml:space="preserve"> provide</w:t>
      </w:r>
      <w:r w:rsidR="00A70046">
        <w:rPr>
          <w:lang w:eastAsia="en-US"/>
        </w:rPr>
        <w:t xml:space="preserve"> details in approximately 20-30 words</w:t>
      </w:r>
      <w:r w:rsidR="0024200A">
        <w:rPr>
          <w:lang w:eastAsia="en-US"/>
        </w:rPr>
        <w:t xml:space="preserve"> per issue</w:t>
      </w:r>
    </w:p>
    <w:p w14:paraId="431B0EC3" w14:textId="168DDF47" w:rsidR="00D65366" w:rsidRDefault="00D65366" w:rsidP="00D65366">
      <w:pPr>
        <w:pStyle w:val="ITEAInstructionsBullet"/>
        <w:rPr>
          <w:lang w:eastAsia="en-US"/>
        </w:rPr>
      </w:pPr>
      <w:r>
        <w:rPr>
          <w:lang w:eastAsia="en-US"/>
        </w:rPr>
        <w:t xml:space="preserve"> indi</w:t>
      </w:r>
      <w:r w:rsidR="00BE3AEC">
        <w:rPr>
          <w:lang w:eastAsia="en-US"/>
        </w:rPr>
        <w:t>cate the impact on the project</w:t>
      </w:r>
      <w:r>
        <w:rPr>
          <w:lang w:eastAsia="en-US"/>
        </w:rPr>
        <w:t>;</w:t>
      </w:r>
    </w:p>
    <w:p w14:paraId="00121700" w14:textId="27416087" w:rsidR="00D65366" w:rsidRDefault="00D65366" w:rsidP="00D65366">
      <w:pPr>
        <w:pStyle w:val="ITEAInstructionsBullet"/>
        <w:rPr>
          <w:lang w:eastAsia="en-US"/>
        </w:rPr>
      </w:pPr>
      <w:r>
        <w:rPr>
          <w:lang w:eastAsia="en-US"/>
        </w:rPr>
        <w:t xml:space="preserve"> explain which mitigation action has been (or will be) set up to solve the issue;</w:t>
      </w:r>
      <w:r w:rsidR="00BE3AEC">
        <w:rPr>
          <w:lang w:eastAsia="en-US"/>
        </w:rPr>
        <w:t xml:space="preserve"> </w:t>
      </w:r>
      <w:r>
        <w:rPr>
          <w:lang w:eastAsia="en-US"/>
        </w:rPr>
        <w:t>clarify if the current situation is the final one related to this issue, or if this is still a remaining impact to be dealt with</w:t>
      </w:r>
      <w:r w:rsidR="00BE3AEC">
        <w:rPr>
          <w:lang w:eastAsia="en-US"/>
        </w:rPr>
        <w:t xml:space="preserve"> in approximately 20-30 words</w:t>
      </w:r>
      <w:r>
        <w:rPr>
          <w:lang w:eastAsia="en-US"/>
        </w:rPr>
        <w:t>.</w:t>
      </w:r>
    </w:p>
    <w:p w14:paraId="49008F79" w14:textId="242A8D3C" w:rsidR="00386FB8" w:rsidRDefault="00D65366" w:rsidP="00D65366">
      <w:pPr>
        <w:pStyle w:val="ITEAInstructions"/>
        <w:rPr>
          <w:lang w:eastAsia="en-US"/>
        </w:rPr>
      </w:pPr>
      <w:r>
        <w:rPr>
          <w:lang w:eastAsia="en-US"/>
        </w:rPr>
        <w:lastRenderedPageBreak/>
        <w:t xml:space="preserve">If needed, </w:t>
      </w:r>
      <w:r w:rsidR="00D44CEC">
        <w:rPr>
          <w:lang w:eastAsia="en-US"/>
        </w:rPr>
        <w:t xml:space="preserve">the </w:t>
      </w:r>
      <w:r w:rsidR="00DF7D9B">
        <w:rPr>
          <w:lang w:eastAsia="en-US"/>
        </w:rPr>
        <w:t xml:space="preserve">project leader </w:t>
      </w:r>
      <w:r>
        <w:rPr>
          <w:lang w:eastAsia="en-US"/>
        </w:rPr>
        <w:t>can identify up to 8 issues in the template reviewed by the STG.</w:t>
      </w:r>
      <w:r w:rsidR="009729FA">
        <w:rPr>
          <w:lang w:eastAsia="en-US"/>
        </w:rPr>
        <w:t xml:space="preserve"> In this case copy the</w:t>
      </w:r>
      <w:r w:rsidR="007D05F4">
        <w:rPr>
          <w:lang w:eastAsia="en-US"/>
        </w:rPr>
        <w:t xml:space="preserve"> necessary table rows and insert as new rows.</w:t>
      </w:r>
      <w:r>
        <w:rPr>
          <w:lang w:eastAsia="en-US"/>
        </w:rPr>
        <w:t xml:space="preserve"> However, it is important to properly select the 4 main ones, as only these will be visible in the final generated PPR.</w:t>
      </w:r>
    </w:p>
    <w:tbl>
      <w:tblPr>
        <w:tblStyle w:val="MediumShading1-Accent2"/>
        <w:tblW w:w="0" w:type="auto"/>
        <w:tblLook w:val="0480" w:firstRow="0" w:lastRow="0" w:firstColumn="1" w:lastColumn="0" w:noHBand="0" w:noVBand="1"/>
      </w:tblPr>
      <w:tblGrid>
        <w:gridCol w:w="9047"/>
      </w:tblGrid>
      <w:tr w:rsidR="00926AE3" w14:paraId="45585F9A"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67F1BC0" w14:textId="5CDE6606" w:rsidR="00926AE3" w:rsidRPr="00355884" w:rsidRDefault="00A1622A" w:rsidP="003C68E0">
            <w:pPr>
              <w:pStyle w:val="ITEABodyText"/>
              <w:jc w:val="center"/>
              <w:rPr>
                <w:b/>
                <w:lang w:eastAsia="en-US"/>
              </w:rPr>
            </w:pPr>
            <w:bookmarkStart w:id="667" w:name="_Hlk480886585"/>
            <w:r>
              <w:rPr>
                <w:b/>
                <w:lang w:eastAsia="en-US"/>
              </w:rPr>
              <w:t>1</w:t>
            </w:r>
            <w:r w:rsidR="00DC34DD">
              <w:rPr>
                <w:b/>
                <w:lang w:eastAsia="en-US"/>
              </w:rPr>
              <w:t>.</w:t>
            </w:r>
            <w:r>
              <w:t xml:space="preserve"> </w:t>
            </w:r>
            <w:r w:rsidRPr="00A1622A">
              <w:rPr>
                <w:b/>
              </w:rPr>
              <w:t>For year 3</w:t>
            </w:r>
            <w:r w:rsidR="00DC34DD">
              <w:rPr>
                <w:b/>
              </w:rPr>
              <w:t>,</w:t>
            </w:r>
            <w:r w:rsidRPr="00A1622A">
              <w:rPr>
                <w:b/>
              </w:rPr>
              <w:t xml:space="preserve"> Data from Madrid should be included and demonstrated in the common database and report at the final review</w:t>
            </w:r>
          </w:p>
        </w:tc>
      </w:tr>
    </w:tbl>
    <w:p w14:paraId="026AEAB7" w14:textId="13E8BCDA" w:rsidR="006706FD" w:rsidRDefault="006706FD" w:rsidP="006706FD">
      <w:pPr>
        <w:pStyle w:val="ITEABodyText"/>
      </w:pPr>
      <w:r w:rsidRPr="006743AF">
        <w:rPr>
          <w:b/>
          <w:i/>
        </w:rPr>
        <w:t>Details</w:t>
      </w:r>
      <w:r>
        <w:t xml:space="preserve">: </w:t>
      </w:r>
    </w:p>
    <w:p w14:paraId="5ABB1D89" w14:textId="7F4488C5" w:rsidR="006706FD" w:rsidRDefault="006706FD" w:rsidP="006706FD">
      <w:pPr>
        <w:pStyle w:val="ITEABodyText"/>
      </w:pPr>
      <w:r>
        <w:t xml:space="preserve">&lt; </w:t>
      </w:r>
      <w:r w:rsidR="00A1622A">
        <w:t xml:space="preserve">Time Issue for data fusion in Madrid needs to be resolved as soon as possible </w:t>
      </w:r>
      <w:r>
        <w:t>&gt;</w:t>
      </w:r>
    </w:p>
    <w:p w14:paraId="5768ED4F" w14:textId="74C133F3" w:rsidR="006706FD" w:rsidRDefault="00702CAC" w:rsidP="006706FD">
      <w:pPr>
        <w:pStyle w:val="ITEABodyText"/>
      </w:pPr>
      <w:r w:rsidRPr="006743AF">
        <w:rPr>
          <w:b/>
          <w:i/>
        </w:rPr>
        <w:t>Impact</w:t>
      </w:r>
      <w:r w:rsidR="006706FD">
        <w:t xml:space="preserve">: </w:t>
      </w:r>
    </w:p>
    <w:p w14:paraId="6F64C6B0" w14:textId="114683D4" w:rsidR="006706FD" w:rsidRDefault="009E3D41" w:rsidP="006706FD">
      <w:pPr>
        <w:pStyle w:val="ITEABodyText"/>
      </w:pPr>
      <w:r>
        <w:t>The project plan can be rescheduled.</w:t>
      </w:r>
    </w:p>
    <w:p w14:paraId="082749B9" w14:textId="77777777" w:rsidR="006706FD" w:rsidRDefault="006706FD" w:rsidP="006706FD">
      <w:pPr>
        <w:pStyle w:val="ITEABodyText"/>
      </w:pPr>
      <w:r w:rsidRPr="006743AF">
        <w:rPr>
          <w:b/>
        </w:rPr>
        <w:t>Mitigation action</w:t>
      </w:r>
      <w:r>
        <w:t>:</w:t>
      </w:r>
    </w:p>
    <w:p w14:paraId="0AE9B05A" w14:textId="6BDC1CC3" w:rsidR="006706FD" w:rsidRDefault="006706FD" w:rsidP="006706FD">
      <w:pPr>
        <w:pStyle w:val="ITEABodyText"/>
      </w:pPr>
      <w:r>
        <w:t>&lt;</w:t>
      </w:r>
      <w:r w:rsidR="009E3D41">
        <w:t>Data from previous applicatio</w:t>
      </w:r>
      <w:r w:rsidR="00137531">
        <w:t>n</w:t>
      </w:r>
      <w:r w:rsidR="009E3D41">
        <w:t xml:space="preserve"> </w:t>
      </w:r>
      <w:proofErr w:type="gramStart"/>
      <w:r w:rsidR="009E3D41">
        <w:t>can  be</w:t>
      </w:r>
      <w:proofErr w:type="gramEnd"/>
      <w:r w:rsidR="009E3D41">
        <w:t xml:space="preserve"> used  or synthetic data can be prepared  by mimicking the data retrieved from Turkey </w:t>
      </w:r>
      <w:r>
        <w:t xml:space="preserve"> &gt;</w:t>
      </w:r>
      <w:r w:rsidR="009D64DE" w:rsidRPr="009D64DE">
        <w:rPr>
          <w:u w:val="single"/>
          <w:lang w:eastAsia="en-US"/>
        </w:rPr>
        <w:t xml:space="preserve"> </w:t>
      </w:r>
    </w:p>
    <w:bookmarkEnd w:id="667"/>
    <w:p w14:paraId="43C38DE3" w14:textId="77777777" w:rsidR="009A5671" w:rsidRPr="006706FD" w:rsidRDefault="009A5671" w:rsidP="006706FD">
      <w:pPr>
        <w:pStyle w:val="ITEABodyText"/>
      </w:pPr>
    </w:p>
    <w:tbl>
      <w:tblPr>
        <w:tblStyle w:val="MediumShading1-Accent2"/>
        <w:tblW w:w="0" w:type="auto"/>
        <w:tblLook w:val="0480" w:firstRow="0" w:lastRow="0" w:firstColumn="1" w:lastColumn="0" w:noHBand="0" w:noVBand="1"/>
      </w:tblPr>
      <w:tblGrid>
        <w:gridCol w:w="9047"/>
      </w:tblGrid>
      <w:tr w:rsidR="00926AE3" w14:paraId="22DEC714"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507546A3" w14:textId="3E23B415" w:rsidR="00CC0BF3" w:rsidRPr="003251E9" w:rsidRDefault="00926AE3" w:rsidP="00CC0BF3">
            <w:pPr>
              <w:spacing w:line="240" w:lineRule="auto"/>
              <w:ind w:left="0"/>
              <w:rPr>
                <w:ins w:id="668" w:author="GULTUGCE" w:date="2018-09-08T23:58:00Z"/>
                <w:lang w:val="en-US"/>
              </w:rPr>
            </w:pPr>
            <w:bookmarkStart w:id="669" w:name="_Hlk480886996"/>
            <w:r>
              <w:rPr>
                <w:b/>
                <w:lang w:eastAsia="en-US"/>
              </w:rPr>
              <w:t>2</w:t>
            </w:r>
            <w:r w:rsidR="00A1622A">
              <w:rPr>
                <w:b/>
                <w:lang w:eastAsia="en-US"/>
              </w:rPr>
              <w:t>. &lt;</w:t>
            </w:r>
            <w:ins w:id="670" w:author="GULTUGCE" w:date="2018-09-08T23:58:00Z">
              <w:r w:rsidR="00CC0BF3" w:rsidRPr="003251E9">
                <w:rPr>
                  <w:lang w:val="en-US"/>
                </w:rPr>
                <w:t xml:space="preserve"> Technical challenges in streaming video processing, multi-source data fusion and interpretation algorithms</w:t>
              </w:r>
            </w:ins>
          </w:p>
          <w:p w14:paraId="4462F1B0" w14:textId="35E294DA" w:rsidR="00926AE3" w:rsidRPr="00355884" w:rsidRDefault="00A1622A" w:rsidP="003C68E0">
            <w:pPr>
              <w:pStyle w:val="ITEABodyText"/>
              <w:jc w:val="center"/>
              <w:rPr>
                <w:b/>
                <w:lang w:eastAsia="en-US"/>
              </w:rPr>
            </w:pPr>
            <w:del w:id="671" w:author="GULTUGCE" w:date="2018-09-08T23:58:00Z">
              <w:r w:rsidDel="00CC0BF3">
                <w:rPr>
                  <w:b/>
                  <w:lang w:eastAsia="en-US"/>
                </w:rPr>
                <w:delText xml:space="preserve">Budget constraint sourced by </w:delText>
              </w:r>
              <w:r w:rsidR="00A01B47" w:rsidDel="00CC0BF3">
                <w:rPr>
                  <w:b/>
                  <w:lang w:eastAsia="en-US"/>
                </w:rPr>
                <w:delText>economical challenges in Turkey</w:delText>
              </w:r>
            </w:del>
            <w:r w:rsidR="00A01B47">
              <w:rPr>
                <w:b/>
                <w:lang w:eastAsia="en-US"/>
              </w:rPr>
              <w:t xml:space="preserve"> </w:t>
            </w:r>
            <w:r w:rsidR="00926AE3" w:rsidRPr="00355884">
              <w:rPr>
                <w:b/>
                <w:lang w:eastAsia="en-US"/>
              </w:rPr>
              <w:t>&gt;</w:t>
            </w:r>
          </w:p>
        </w:tc>
      </w:tr>
    </w:tbl>
    <w:p w14:paraId="1A1231AF" w14:textId="77777777" w:rsidR="00926AE3" w:rsidRDefault="00926AE3" w:rsidP="00926AE3">
      <w:pPr>
        <w:pStyle w:val="ITEABodyText"/>
      </w:pPr>
      <w:r w:rsidRPr="00367655">
        <w:rPr>
          <w:b/>
          <w:i/>
        </w:rPr>
        <w:t>Details</w:t>
      </w:r>
      <w:r>
        <w:t xml:space="preserve">: </w:t>
      </w:r>
    </w:p>
    <w:p w14:paraId="4708D64C" w14:textId="633E7EB8" w:rsidR="00926AE3" w:rsidRDefault="00926AE3" w:rsidP="00926AE3">
      <w:pPr>
        <w:pStyle w:val="ITEABodyText"/>
      </w:pPr>
      <w:r>
        <w:t>&lt;</w:t>
      </w:r>
      <w:ins w:id="672" w:author="GULTUGCE" w:date="2018-09-08T23:58:00Z">
        <w:r w:rsidR="00CC0BF3" w:rsidRPr="00CC0BF3">
          <w:t xml:space="preserve"> </w:t>
        </w:r>
        <w:r w:rsidR="00CC0BF3">
          <w:t xml:space="preserve">Dedicating more </w:t>
        </w:r>
        <w:proofErr w:type="gramStart"/>
        <w:r w:rsidR="00CC0BF3">
          <w:t>time  to</w:t>
        </w:r>
        <w:proofErr w:type="gramEnd"/>
        <w:r w:rsidR="00CC0BF3">
          <w:t xml:space="preserve"> resolve issues  sourced by   technical constraints(such as  hardware and software limitations) and allocating more budget and to   focus on   research and new  innovation   </w:t>
        </w:r>
      </w:ins>
      <w:del w:id="673" w:author="GULTUGCE" w:date="2018-09-08T23:58:00Z">
        <w:r w:rsidR="00A01B47" w:rsidDel="00CC0BF3">
          <w:delText xml:space="preserve">Due to economical issues in Turkey( </w:delText>
        </w:r>
      </w:del>
      <w:del w:id="674" w:author="GULTUGCE" w:date="2018-09-08T23:12:00Z">
        <w:r w:rsidR="00A01B47" w:rsidDel="00EB6744">
          <w:delText xml:space="preserve"> increase of </w:delText>
        </w:r>
      </w:del>
      <w:del w:id="675" w:author="GULTUGCE" w:date="2018-09-08T23:58:00Z">
        <w:r w:rsidR="00A01B47" w:rsidDel="00CC0BF3">
          <w:delText>fina</w:delText>
        </w:r>
      </w:del>
      <w:del w:id="676" w:author="GULTUGCE" w:date="2018-09-08T23:13:00Z">
        <w:r w:rsidR="00A01B47" w:rsidDel="00EB6744">
          <w:delText>ncial</w:delText>
        </w:r>
      </w:del>
      <w:del w:id="677" w:author="GULTUGCE" w:date="2018-09-08T23:58:00Z">
        <w:r w:rsidR="00A01B47" w:rsidDel="00CC0BF3">
          <w:delText xml:space="preserve"> costs, economical instability) budget allocation is limited for the sources </w:delText>
        </w:r>
        <w:r w:rsidR="009E3D41" w:rsidDel="00CC0BF3">
          <w:delText>that limits work capacity</w:delText>
        </w:r>
      </w:del>
      <w:r>
        <w:t>&gt;</w:t>
      </w:r>
    </w:p>
    <w:p w14:paraId="391205A4" w14:textId="77777777" w:rsidR="00926AE3" w:rsidRDefault="00926AE3" w:rsidP="00926AE3">
      <w:pPr>
        <w:pStyle w:val="ITEABodyText"/>
      </w:pPr>
      <w:r w:rsidRPr="00367655">
        <w:rPr>
          <w:b/>
          <w:i/>
        </w:rPr>
        <w:t>Impact</w:t>
      </w:r>
      <w:r>
        <w:t xml:space="preserve">: </w:t>
      </w:r>
    </w:p>
    <w:p w14:paraId="036F2ADD" w14:textId="2ABE79AF" w:rsidR="00926AE3" w:rsidRDefault="00926AE3" w:rsidP="00926AE3">
      <w:pPr>
        <w:pStyle w:val="ITEABodyText"/>
      </w:pPr>
      <w:r>
        <w:t xml:space="preserve">&lt; </w:t>
      </w:r>
      <w:del w:id="678" w:author="GULTUGCE" w:date="2018-09-08T23:59:00Z">
        <w:r w:rsidR="00A01B47" w:rsidDel="00CC0BF3">
          <w:delText>I</w:delText>
        </w:r>
      </w:del>
      <w:ins w:id="679" w:author="GULTUGCE" w:date="2018-09-08T23:59:00Z">
        <w:r w:rsidR="00CC0BF3" w:rsidRPr="00CC0BF3">
          <w:t xml:space="preserve"> </w:t>
        </w:r>
        <w:r w:rsidR="00CC0BF3">
          <w:t xml:space="preserve">Dedicating more </w:t>
        </w:r>
        <w:proofErr w:type="gramStart"/>
        <w:r w:rsidR="00CC0BF3">
          <w:t>time  to</w:t>
        </w:r>
        <w:proofErr w:type="gramEnd"/>
        <w:r w:rsidR="00CC0BF3">
          <w:t xml:space="preserve"> resolve issues  sourced by   technical constraints(such as  hardware and software limitations) and allocating more budget and to   focus on   research and new  innovation</w:t>
        </w:r>
      </w:ins>
      <w:del w:id="680" w:author="GULTUGCE" w:date="2018-09-08T23:59:00Z">
        <w:r w:rsidR="00A01B47" w:rsidDel="00CC0BF3">
          <w:delText xml:space="preserve">t </w:delText>
        </w:r>
      </w:del>
      <w:del w:id="681" w:author="GULTUGCE" w:date="2018-09-08T20:38:00Z">
        <w:r w:rsidR="00A01B47" w:rsidDel="00285B62">
          <w:delText>leads to</w:delText>
        </w:r>
      </w:del>
      <w:del w:id="682" w:author="GULTUGCE" w:date="2018-09-08T23:59:00Z">
        <w:r w:rsidR="00A01B47" w:rsidDel="00CC0BF3">
          <w:delText xml:space="preserve"> </w:delText>
        </w:r>
      </w:del>
      <w:del w:id="683" w:author="GULTUGCE" w:date="2018-09-08T20:38:00Z">
        <w:r w:rsidR="00A01B47" w:rsidDel="00285B62">
          <w:delText xml:space="preserve"> d</w:delText>
        </w:r>
      </w:del>
      <w:del w:id="684" w:author="GULTUGCE" w:date="2018-09-08T23:10:00Z">
        <w:r w:rsidR="00A01B47" w:rsidDel="00EB6744">
          <w:delText xml:space="preserve">ecrease </w:delText>
        </w:r>
      </w:del>
      <w:del w:id="685" w:author="GULTUGCE" w:date="2018-09-08T23:59:00Z">
        <w:r w:rsidR="00A01B47" w:rsidDel="00CC0BF3">
          <w:delText>work efficien</w:delText>
        </w:r>
        <w:r w:rsidR="009E3D41" w:rsidDel="00CC0BF3">
          <w:delText>c</w:delText>
        </w:r>
        <w:r w:rsidR="00A01B47" w:rsidDel="00CC0BF3">
          <w:delText>y and service quality</w:delText>
        </w:r>
      </w:del>
      <w:ins w:id="686" w:author="GULTUGCE" w:date="2018-09-08T23:12:00Z">
        <w:r w:rsidR="00145338">
          <w:t xml:space="preserve"> </w:t>
        </w:r>
      </w:ins>
      <w:ins w:id="687" w:author="GULTUGCE" w:date="2018-09-08T23:09:00Z">
        <w:r w:rsidR="00EB6744">
          <w:t xml:space="preserve"> </w:t>
        </w:r>
      </w:ins>
      <w:r w:rsidR="00A01B47">
        <w:t xml:space="preserve">   </w:t>
      </w:r>
      <w:r>
        <w:t>&gt;</w:t>
      </w:r>
    </w:p>
    <w:p w14:paraId="5ACC224C" w14:textId="3171F8FB" w:rsidR="00926AE3" w:rsidDel="00285B62" w:rsidRDefault="00926AE3" w:rsidP="00285B62">
      <w:pPr>
        <w:pStyle w:val="ITEABodyText"/>
        <w:rPr>
          <w:del w:id="688" w:author="GULTUGCE" w:date="2018-09-08T20:39:00Z"/>
        </w:rPr>
      </w:pPr>
      <w:r w:rsidRPr="00367655">
        <w:rPr>
          <w:b/>
        </w:rPr>
        <w:t>Mitigation actio</w:t>
      </w:r>
      <w:ins w:id="689" w:author="GULTUGCE" w:date="2018-09-08T23:14:00Z">
        <w:r w:rsidR="00145338">
          <w:t>n</w:t>
        </w:r>
      </w:ins>
      <w:del w:id="690" w:author="GULTUGCE" w:date="2018-09-08T23:14:00Z">
        <w:r w:rsidRPr="00367655" w:rsidDel="00145338">
          <w:rPr>
            <w:b/>
          </w:rPr>
          <w:delText>n</w:delText>
        </w:r>
        <w:r w:rsidDel="00145338">
          <w:delText>:</w:delText>
        </w:r>
      </w:del>
    </w:p>
    <w:p w14:paraId="24B66377" w14:textId="77777777" w:rsidR="00285B62" w:rsidRDefault="00285B62" w:rsidP="00926AE3">
      <w:pPr>
        <w:pStyle w:val="ITEABodyText"/>
        <w:rPr>
          <w:ins w:id="691" w:author="GULTUGCE" w:date="2018-09-08T20:39:00Z"/>
        </w:rPr>
      </w:pPr>
    </w:p>
    <w:p w14:paraId="1BC638E9" w14:textId="6D3D5CB9" w:rsidR="00285B62" w:rsidRDefault="00285B62" w:rsidP="00285B62">
      <w:pPr>
        <w:pStyle w:val="ITEABodyText"/>
        <w:rPr>
          <w:ins w:id="692" w:author="GULTUGCE" w:date="2018-09-08T22:35:00Z"/>
        </w:rPr>
      </w:pPr>
      <w:ins w:id="693" w:author="GULTUGCE" w:date="2018-09-08T20:39:00Z">
        <w:r>
          <w:t xml:space="preserve">  </w:t>
        </w:r>
      </w:ins>
      <w:ins w:id="694" w:author="GULTUGCE" w:date="2018-09-08T20:40:00Z">
        <w:r>
          <w:t>&lt;</w:t>
        </w:r>
      </w:ins>
      <w:ins w:id="695" w:author="GULTUGCE" w:date="2018-09-08T23:59:00Z">
        <w:r w:rsidR="00CC0BF3" w:rsidRPr="00755EB2">
          <w:t xml:space="preserve"> </w:t>
        </w:r>
        <w:r w:rsidR="00CC0BF3">
          <w:t xml:space="preserve">Allocating more budgets to hire more experts that might bring into existence more productive solutions   </w:t>
        </w:r>
      </w:ins>
      <w:ins w:id="696" w:author="GULTUGCE" w:date="2018-09-08T20:42:00Z">
        <w:r>
          <w:t xml:space="preserve"> </w:t>
        </w:r>
      </w:ins>
      <w:ins w:id="697" w:author="GULTUGCE" w:date="2018-09-08T20:41:00Z">
        <w:r>
          <w:t xml:space="preserve"> </w:t>
        </w:r>
      </w:ins>
      <w:ins w:id="698" w:author="GULTUGCE" w:date="2018-09-08T20:40:00Z">
        <w:r>
          <w:t xml:space="preserve"> </w:t>
        </w:r>
      </w:ins>
      <w:ins w:id="699" w:author="GULTUGCE" w:date="2018-09-08T20:39:00Z">
        <w:r>
          <w:t>&gt;</w:t>
        </w:r>
      </w:ins>
    </w:p>
    <w:p w14:paraId="4A486454" w14:textId="77777777" w:rsidR="00C23F72" w:rsidRDefault="00C23F72" w:rsidP="00285B62">
      <w:pPr>
        <w:pStyle w:val="ITEABodyText"/>
        <w:rPr>
          <w:ins w:id="700" w:author="GULTUGCE" w:date="2018-09-08T22:35:00Z"/>
        </w:rPr>
      </w:pPr>
    </w:p>
    <w:p w14:paraId="529E8A78" w14:textId="77777777" w:rsidR="00C23F72" w:rsidRDefault="00C23F72" w:rsidP="00285B62">
      <w:pPr>
        <w:pStyle w:val="ITEABodyText"/>
        <w:rPr>
          <w:ins w:id="701" w:author="GULTUGCE" w:date="2018-09-08T22:35:00Z"/>
        </w:rPr>
      </w:pPr>
    </w:p>
    <w:p w14:paraId="27331136" w14:textId="77777777" w:rsidR="00C23F72" w:rsidRDefault="00C23F72" w:rsidP="00285B62">
      <w:pPr>
        <w:pStyle w:val="ITEABodyText"/>
        <w:rPr>
          <w:ins w:id="702" w:author="GULTUGCE" w:date="2018-09-08T22:35:00Z"/>
        </w:rPr>
      </w:pPr>
    </w:p>
    <w:p w14:paraId="6D280281" w14:textId="77777777" w:rsidR="00C23F72" w:rsidRDefault="00C23F72" w:rsidP="00285B62">
      <w:pPr>
        <w:pStyle w:val="ITEABodyText"/>
        <w:rPr>
          <w:ins w:id="703" w:author="GULTUGCE" w:date="2018-09-08T22:35:00Z"/>
        </w:rPr>
      </w:pPr>
    </w:p>
    <w:p w14:paraId="32F5106A" w14:textId="77777777" w:rsidR="00C23F72" w:rsidRDefault="00C23F72" w:rsidP="00285B62">
      <w:pPr>
        <w:pStyle w:val="ITEABodyText"/>
        <w:rPr>
          <w:ins w:id="704" w:author="GULTUGCE" w:date="2018-09-08T22:35:00Z"/>
        </w:rPr>
      </w:pPr>
    </w:p>
    <w:p w14:paraId="7E838E97" w14:textId="77777777" w:rsidR="00C23F72" w:rsidRDefault="00C23F72" w:rsidP="00285B62">
      <w:pPr>
        <w:pStyle w:val="ITEABodyText"/>
        <w:rPr>
          <w:ins w:id="705" w:author="GULTUGCE" w:date="2018-09-08T22:35:00Z"/>
        </w:rPr>
      </w:pPr>
    </w:p>
    <w:p w14:paraId="4AABD625" w14:textId="77777777" w:rsidR="00C23F72" w:rsidRDefault="00C23F72" w:rsidP="00285B62">
      <w:pPr>
        <w:pStyle w:val="ITEABodyText"/>
        <w:rPr>
          <w:ins w:id="706" w:author="GULTUGCE" w:date="2018-09-08T22:59:00Z"/>
        </w:rPr>
      </w:pPr>
    </w:p>
    <w:tbl>
      <w:tblPr>
        <w:tblStyle w:val="MediumShading1-Accent2"/>
        <w:tblW w:w="0" w:type="auto"/>
        <w:tblLook w:val="0480" w:firstRow="0" w:lastRow="0" w:firstColumn="1" w:lastColumn="0" w:noHBand="0" w:noVBand="1"/>
      </w:tblPr>
      <w:tblGrid>
        <w:gridCol w:w="6822"/>
        <w:gridCol w:w="977"/>
        <w:gridCol w:w="1225"/>
        <w:gridCol w:w="23"/>
        <w:tblGridChange w:id="707">
          <w:tblGrid>
            <w:gridCol w:w="6680"/>
            <w:gridCol w:w="1139"/>
            <w:gridCol w:w="1205"/>
            <w:gridCol w:w="46"/>
          </w:tblGrid>
        </w:tblGridChange>
      </w:tblGrid>
      <w:tr w:rsidR="00A846C0" w14:paraId="21833443" w14:textId="77777777" w:rsidTr="00A846C0">
        <w:trPr>
          <w:gridAfter w:val="1"/>
          <w:cnfStyle w:val="000000100000" w:firstRow="0" w:lastRow="0" w:firstColumn="0" w:lastColumn="0" w:oddVBand="0" w:evenVBand="0" w:oddHBand="1" w:evenHBand="0" w:firstRowFirstColumn="0" w:firstRowLastColumn="0" w:lastRowFirstColumn="0" w:lastRowLastColumn="0"/>
          <w:wAfter w:w="23" w:type="dxa"/>
          <w:ins w:id="708" w:author="GULTUGCE" w:date="2018-09-08T23:00:00Z"/>
        </w:trPr>
        <w:tc>
          <w:tcPr>
            <w:cnfStyle w:val="001000000000" w:firstRow="0" w:lastRow="0" w:firstColumn="1" w:lastColumn="0" w:oddVBand="0" w:evenVBand="0" w:oddHBand="0" w:evenHBand="0" w:firstRowFirstColumn="0" w:firstRowLastColumn="0" w:lastRowFirstColumn="0" w:lastRowLastColumn="0"/>
            <w:tcW w:w="9024" w:type="dxa"/>
            <w:gridSpan w:val="3"/>
          </w:tcPr>
          <w:p w14:paraId="3B255037" w14:textId="6C58EAE5" w:rsidR="00A846C0" w:rsidRPr="00355884" w:rsidRDefault="00F0282A">
            <w:pPr>
              <w:pStyle w:val="ITEABodyText"/>
              <w:jc w:val="center"/>
              <w:rPr>
                <w:ins w:id="709" w:author="GULTUGCE" w:date="2018-09-08T23:00:00Z"/>
                <w:b/>
                <w:lang w:eastAsia="en-US"/>
              </w:rPr>
              <w:pPrChange w:id="710" w:author="GULTUGCE" w:date="2018-09-08T23:02:00Z">
                <w:pPr>
                  <w:pStyle w:val="ITEABodyText"/>
                  <w:ind w:left="0"/>
                </w:pPr>
              </w:pPrChange>
            </w:pPr>
            <w:ins w:id="711" w:author="GULTUGCE" w:date="2018-09-08T23:00:00Z">
              <w:r>
                <w:rPr>
                  <w:b/>
                  <w:lang w:eastAsia="en-US"/>
                </w:rPr>
                <w:t>3</w:t>
              </w:r>
              <w:r w:rsidR="00A846C0">
                <w:rPr>
                  <w:b/>
                  <w:lang w:eastAsia="en-US"/>
                </w:rPr>
                <w:t>. &lt;</w:t>
              </w:r>
              <w:r w:rsidR="00A846C0">
                <w:t xml:space="preserve"> </w:t>
              </w:r>
              <w:r w:rsidR="00A846C0" w:rsidRPr="00A846C0">
                <w:rPr>
                  <w:b/>
                  <w:i/>
                  <w:rPrChange w:id="712" w:author="GULTUGCE" w:date="2018-09-08T23:02:00Z">
                    <w:rPr/>
                  </w:rPrChange>
                </w:rPr>
                <w:t>Incorrect</w:t>
              </w:r>
              <w:r w:rsidR="00A846C0" w:rsidRPr="00A846C0">
                <w:rPr>
                  <w:b/>
                  <w:rPrChange w:id="713" w:author="GULTUGCE" w:date="2018-09-08T23:01:00Z">
                    <w:rPr/>
                  </w:rPrChange>
                </w:rPr>
                <w:t xml:space="preserve"> transfer of data from the server to the user</w:t>
              </w:r>
              <w:r w:rsidR="00A846C0" w:rsidRPr="00A846C0">
                <w:rPr>
                  <w:b/>
                  <w:lang w:eastAsia="en-US"/>
                </w:rPr>
                <w:t xml:space="preserve"> </w:t>
              </w:r>
              <w:r w:rsidR="00A846C0" w:rsidRPr="00355884">
                <w:rPr>
                  <w:b/>
                  <w:lang w:eastAsia="en-US"/>
                </w:rPr>
                <w:t>&gt;</w:t>
              </w:r>
            </w:ins>
          </w:p>
        </w:tc>
      </w:tr>
      <w:tr w:rsidR="00A846C0" w:rsidRPr="0099707B" w14:paraId="6C8DC5E6" w14:textId="77777777" w:rsidTr="00A846C0">
        <w:tblPrEx>
          <w:tblW w:w="0" w:type="auto"/>
          <w:tblLook w:val="0480" w:firstRow="0" w:lastRow="0" w:firstColumn="1" w:lastColumn="0" w:noHBand="0" w:noVBand="1"/>
          <w:tblPrExChange w:id="714" w:author="GULTUGCE" w:date="2018-09-08T22:59:00Z">
            <w:tblPrEx>
              <w:tblW w:w="0" w:type="auto"/>
              <w:tblLook w:val="0480" w:firstRow="0" w:lastRow="0" w:firstColumn="1" w:lastColumn="0" w:noHBand="0" w:noVBand="1"/>
            </w:tblPrEx>
          </w:tblPrExChange>
        </w:tblPrEx>
        <w:trPr>
          <w:cnfStyle w:val="000000010000" w:firstRow="0" w:lastRow="0" w:firstColumn="0" w:lastColumn="0" w:oddVBand="0" w:evenVBand="0" w:oddHBand="0" w:evenHBand="1" w:firstRowFirstColumn="0" w:firstRowLastColumn="0" w:lastRowFirstColumn="0" w:lastRowLastColumn="0"/>
          <w:ins w:id="715" w:author="GULTUGCE" w:date="2018-09-08T22:59:00Z"/>
        </w:trPr>
        <w:tc>
          <w:tcPr>
            <w:cnfStyle w:val="001000000000" w:firstRow="0" w:lastRow="0" w:firstColumn="1" w:lastColumn="0" w:oddVBand="0" w:evenVBand="0" w:oddHBand="0" w:evenHBand="0" w:firstRowFirstColumn="0" w:firstRowLastColumn="0" w:lastRowFirstColumn="0" w:lastRowLastColumn="0"/>
            <w:tcW w:w="6822" w:type="dxa"/>
            <w:tcBorders>
              <w:right w:val="nil"/>
            </w:tcBorders>
            <w:tcPrChange w:id="716" w:author="GULTUGCE" w:date="2018-09-08T22:59:00Z">
              <w:tcPr>
                <w:tcW w:w="6680" w:type="dxa"/>
                <w:tcBorders>
                  <w:right w:val="nil"/>
                </w:tcBorders>
              </w:tcPr>
            </w:tcPrChange>
          </w:tcPr>
          <w:p w14:paraId="6CBDBFB7" w14:textId="6D116617" w:rsidR="00A846C0" w:rsidRPr="00DF719A" w:rsidRDefault="00A846C0" w:rsidP="004F65D4">
            <w:pPr>
              <w:pStyle w:val="ITEABodyText"/>
              <w:cnfStyle w:val="001000010000" w:firstRow="0" w:lastRow="0" w:firstColumn="1" w:lastColumn="0" w:oddVBand="0" w:evenVBand="0" w:oddHBand="0" w:evenHBand="1" w:firstRowFirstColumn="0" w:firstRowLastColumn="0" w:lastRowFirstColumn="0" w:lastRowLastColumn="0"/>
              <w:rPr>
                <w:ins w:id="717" w:author="GULTUGCE" w:date="2018-09-08T22:59:00Z"/>
              </w:rPr>
            </w:pPr>
          </w:p>
        </w:tc>
        <w:tc>
          <w:tcPr>
            <w:tcW w:w="977" w:type="dxa"/>
            <w:tcBorders>
              <w:left w:val="nil"/>
            </w:tcBorders>
            <w:tcPrChange w:id="718" w:author="GULTUGCE" w:date="2018-09-08T22:59:00Z">
              <w:tcPr>
                <w:tcW w:w="1139" w:type="dxa"/>
                <w:tcBorders>
                  <w:left w:val="nil"/>
                </w:tcBorders>
              </w:tcPr>
            </w:tcPrChange>
          </w:tcPr>
          <w:p w14:paraId="4670B1C9" w14:textId="1AAFF37A" w:rsidR="00A846C0" w:rsidRPr="0099707B" w:rsidRDefault="00A846C0" w:rsidP="004F65D4">
            <w:pPr>
              <w:ind w:left="0"/>
              <w:cnfStyle w:val="000000010000" w:firstRow="0" w:lastRow="0" w:firstColumn="0" w:lastColumn="0" w:oddVBand="0" w:evenVBand="0" w:oddHBand="0" w:evenHBand="1" w:firstRowFirstColumn="0" w:firstRowLastColumn="0" w:lastRowFirstColumn="0" w:lastRowLastColumn="0"/>
              <w:rPr>
                <w:ins w:id="719" w:author="GULTUGCE" w:date="2018-09-08T22:59:00Z"/>
                <w:lang w:eastAsia="en-US"/>
              </w:rPr>
            </w:pPr>
          </w:p>
        </w:tc>
        <w:tc>
          <w:tcPr>
            <w:tcW w:w="1248" w:type="dxa"/>
            <w:gridSpan w:val="2"/>
            <w:tcPrChange w:id="720" w:author="GULTUGCE" w:date="2018-09-08T22:59:00Z">
              <w:tcPr>
                <w:tcW w:w="1251" w:type="dxa"/>
                <w:gridSpan w:val="2"/>
              </w:tcPr>
            </w:tcPrChange>
          </w:tcPr>
          <w:p w14:paraId="6C6151D8" w14:textId="1427C93E" w:rsidR="00A846C0" w:rsidRPr="0099707B" w:rsidRDefault="00A846C0" w:rsidP="004F65D4">
            <w:pPr>
              <w:pStyle w:val="ITEABodyText"/>
              <w:ind w:left="0"/>
              <w:cnfStyle w:val="000000010000" w:firstRow="0" w:lastRow="0" w:firstColumn="0" w:lastColumn="0" w:oddVBand="0" w:evenVBand="0" w:oddHBand="0" w:evenHBand="1" w:firstRowFirstColumn="0" w:firstRowLastColumn="0" w:lastRowFirstColumn="0" w:lastRowLastColumn="0"/>
              <w:rPr>
                <w:ins w:id="721" w:author="GULTUGCE" w:date="2018-09-08T22:59:00Z"/>
                <w:lang w:eastAsia="en-US"/>
              </w:rPr>
            </w:pPr>
          </w:p>
        </w:tc>
      </w:tr>
    </w:tbl>
    <w:p w14:paraId="4E927413" w14:textId="77777777" w:rsidR="00A846C0" w:rsidRDefault="00A846C0" w:rsidP="00A846C0">
      <w:pPr>
        <w:pStyle w:val="ITEABodyText"/>
        <w:rPr>
          <w:ins w:id="722" w:author="GULTUGCE" w:date="2018-09-08T23:03:00Z"/>
        </w:rPr>
      </w:pPr>
      <w:ins w:id="723" w:author="GULTUGCE" w:date="2018-09-08T23:03:00Z">
        <w:r w:rsidRPr="00367655">
          <w:rPr>
            <w:b/>
            <w:i/>
          </w:rPr>
          <w:t>Details</w:t>
        </w:r>
        <w:r>
          <w:t xml:space="preserve">: </w:t>
        </w:r>
      </w:ins>
    </w:p>
    <w:p w14:paraId="7BE65687" w14:textId="00124DFA" w:rsidR="00A846C0" w:rsidRPr="00A846C0" w:rsidRDefault="00A846C0" w:rsidP="00A846C0">
      <w:pPr>
        <w:pStyle w:val="ITEABodyText"/>
        <w:rPr>
          <w:ins w:id="724" w:author="GULTUGCE" w:date="2018-09-08T23:02:00Z"/>
          <w:rPrChange w:id="725" w:author="GULTUGCE" w:date="2018-09-08T23:03:00Z">
            <w:rPr>
              <w:ins w:id="726" w:author="GULTUGCE" w:date="2018-09-08T23:02:00Z"/>
              <w:b/>
              <w:i/>
            </w:rPr>
          </w:rPrChange>
        </w:rPr>
      </w:pPr>
      <w:ins w:id="727" w:author="GULTUGCE" w:date="2018-09-08T23:03:00Z">
        <w:r>
          <w:t>&lt;</w:t>
        </w:r>
      </w:ins>
      <w:ins w:id="728" w:author="GULTUGCE" w:date="2018-09-08T23:04:00Z">
        <w:r w:rsidR="00EB6744">
          <w:t xml:space="preserve"> Mapping data to </w:t>
        </w:r>
        <w:proofErr w:type="gramStart"/>
        <w:r w:rsidR="00EB6744">
          <w:t xml:space="preserve">user  </w:t>
        </w:r>
      </w:ins>
      <w:ins w:id="729" w:author="GULTUGCE" w:date="2018-09-08T23:05:00Z">
        <w:r w:rsidR="00EB6744">
          <w:t>doesn’t</w:t>
        </w:r>
      </w:ins>
      <w:proofErr w:type="gramEnd"/>
      <w:ins w:id="730" w:author="GULTUGCE" w:date="2018-09-08T23:04:00Z">
        <w:r w:rsidR="00EB6744">
          <w:t xml:space="preserve"> </w:t>
        </w:r>
      </w:ins>
      <w:ins w:id="731" w:author="GULTUGCE" w:date="2018-09-08T23:05:00Z">
        <w:r w:rsidR="00EB6744">
          <w:t>work seamlessly.</w:t>
        </w:r>
      </w:ins>
      <w:ins w:id="732" w:author="GULTUGCE" w:date="2018-09-08T23:03:00Z">
        <w:r>
          <w:t xml:space="preserve"> &gt;</w:t>
        </w:r>
      </w:ins>
    </w:p>
    <w:p w14:paraId="15EE0144" w14:textId="77777777" w:rsidR="00A846C0" w:rsidRDefault="00A846C0" w:rsidP="00A846C0">
      <w:pPr>
        <w:pStyle w:val="ITEABodyText"/>
        <w:rPr>
          <w:ins w:id="733" w:author="GULTUGCE" w:date="2018-09-08T22:59:00Z"/>
        </w:rPr>
      </w:pPr>
      <w:ins w:id="734" w:author="GULTUGCE" w:date="2018-09-08T22:59:00Z">
        <w:r w:rsidRPr="000E23B4">
          <w:rPr>
            <w:b/>
            <w:i/>
          </w:rPr>
          <w:t>Avoidance action</w:t>
        </w:r>
        <w:r>
          <w:t>:</w:t>
        </w:r>
      </w:ins>
    </w:p>
    <w:p w14:paraId="66B35927" w14:textId="77777777" w:rsidR="00A846C0" w:rsidRDefault="00A846C0" w:rsidP="00A846C0">
      <w:pPr>
        <w:pStyle w:val="ITEABodyText"/>
        <w:rPr>
          <w:ins w:id="735" w:author="GULTUGCE" w:date="2018-09-08T22:59:00Z"/>
        </w:rPr>
      </w:pPr>
      <w:ins w:id="736" w:author="GULTUGCE" w:date="2018-09-08T22:59:00Z">
        <w:r>
          <w:t xml:space="preserve">&lt; Providing seamless data </w:t>
        </w:r>
        <w:proofErr w:type="gramStart"/>
        <w:r>
          <w:t>integration  and</w:t>
        </w:r>
        <w:proofErr w:type="gramEnd"/>
        <w:r>
          <w:t xml:space="preserve">  transfer  is enforced by  a good key management ensuring correct keys are transferred to correct places required .     &gt;</w:t>
        </w:r>
      </w:ins>
    </w:p>
    <w:p w14:paraId="09702A01" w14:textId="77777777" w:rsidR="00A846C0" w:rsidRDefault="00A846C0" w:rsidP="00A846C0">
      <w:pPr>
        <w:pStyle w:val="ITEABodyText"/>
        <w:rPr>
          <w:ins w:id="737" w:author="GULTUGCE" w:date="2018-09-08T22:59:00Z"/>
        </w:rPr>
      </w:pPr>
      <w:ins w:id="738" w:author="GULTUGCE" w:date="2018-09-08T22:59:00Z">
        <w:r w:rsidRPr="000E23B4">
          <w:rPr>
            <w:b/>
            <w:i/>
          </w:rPr>
          <w:t>Back-up / mitigation plan</w:t>
        </w:r>
        <w:r>
          <w:t>:</w:t>
        </w:r>
      </w:ins>
    </w:p>
    <w:p w14:paraId="2F080D01" w14:textId="77777777" w:rsidR="00A846C0" w:rsidRDefault="00A846C0" w:rsidP="00A846C0">
      <w:pPr>
        <w:pStyle w:val="ITEABodyText"/>
        <w:rPr>
          <w:ins w:id="739" w:author="GULTUGCE" w:date="2018-09-08T22:59:00Z"/>
        </w:rPr>
      </w:pPr>
      <w:ins w:id="740" w:author="GULTUGCE" w:date="2018-09-08T22:59:00Z">
        <w:r>
          <w:lastRenderedPageBreak/>
          <w:t xml:space="preserve">&lt; The integrity of data can be guaranteed via  </w:t>
        </w:r>
        <w:r w:rsidRPr="009D61BF">
          <w:rPr>
            <w:lang w:val="en-US"/>
          </w:rPr>
          <w:t>a cryptographic hash, normally just referred to as hash, over the data for which the integrity needs to be protected</w:t>
        </w:r>
        <w:r>
          <w:t xml:space="preserve"> which is calculated or  a control flow integrity  project  &gt;</w:t>
        </w:r>
      </w:ins>
    </w:p>
    <w:p w14:paraId="11710CAA" w14:textId="77777777" w:rsidR="00A846C0" w:rsidRDefault="00A846C0" w:rsidP="00285B62">
      <w:pPr>
        <w:pStyle w:val="ITEABodyText"/>
        <w:rPr>
          <w:ins w:id="741" w:author="GULTUGCE" w:date="2018-09-08T23:45:00Z"/>
        </w:rPr>
      </w:pPr>
    </w:p>
    <w:p w14:paraId="57046C2D" w14:textId="77777777" w:rsidR="00D67FEC" w:rsidRDefault="00D67FEC" w:rsidP="00285B62">
      <w:pPr>
        <w:pStyle w:val="ITEABodyText"/>
        <w:rPr>
          <w:ins w:id="742" w:author="GULTUGCE" w:date="2018-09-08T23:45:00Z"/>
        </w:rPr>
      </w:pPr>
    </w:p>
    <w:p w14:paraId="5FB6DFCD" w14:textId="77777777" w:rsidR="00D67FEC" w:rsidRDefault="00D67FEC" w:rsidP="00285B62">
      <w:pPr>
        <w:pStyle w:val="ITEABodyText"/>
        <w:rPr>
          <w:ins w:id="743" w:author="GULTUGCE" w:date="2018-09-08T23:45:00Z"/>
        </w:rPr>
      </w:pPr>
    </w:p>
    <w:p w14:paraId="7B7AB39C" w14:textId="77777777" w:rsidR="00D67FEC" w:rsidRDefault="00D67FEC" w:rsidP="00D67FEC">
      <w:pPr>
        <w:pStyle w:val="ITEABodyText"/>
        <w:rPr>
          <w:ins w:id="744" w:author="GULTUGCE" w:date="2018-09-08T23:45:00Z"/>
        </w:rPr>
      </w:pPr>
    </w:p>
    <w:tbl>
      <w:tblPr>
        <w:tblStyle w:val="MediumShading1-Accent2"/>
        <w:tblW w:w="0" w:type="auto"/>
        <w:tblLook w:val="0480" w:firstRow="0" w:lastRow="0" w:firstColumn="1" w:lastColumn="0" w:noHBand="0" w:noVBand="1"/>
      </w:tblPr>
      <w:tblGrid>
        <w:gridCol w:w="6822"/>
        <w:gridCol w:w="977"/>
        <w:gridCol w:w="1225"/>
        <w:gridCol w:w="23"/>
      </w:tblGrid>
      <w:tr w:rsidR="00D67FEC" w14:paraId="75594027" w14:textId="77777777" w:rsidTr="004F65D4">
        <w:trPr>
          <w:gridAfter w:val="1"/>
          <w:cnfStyle w:val="000000100000" w:firstRow="0" w:lastRow="0" w:firstColumn="0" w:lastColumn="0" w:oddVBand="0" w:evenVBand="0" w:oddHBand="1" w:evenHBand="0" w:firstRowFirstColumn="0" w:firstRowLastColumn="0" w:lastRowFirstColumn="0" w:lastRowLastColumn="0"/>
          <w:wAfter w:w="23" w:type="dxa"/>
          <w:ins w:id="745" w:author="GULTUGCE" w:date="2018-09-08T23:45:00Z"/>
        </w:trPr>
        <w:tc>
          <w:tcPr>
            <w:cnfStyle w:val="001000000000" w:firstRow="0" w:lastRow="0" w:firstColumn="1" w:lastColumn="0" w:oddVBand="0" w:evenVBand="0" w:oddHBand="0" w:evenHBand="0" w:firstRowFirstColumn="0" w:firstRowLastColumn="0" w:lastRowFirstColumn="0" w:lastRowLastColumn="0"/>
            <w:tcW w:w="9024" w:type="dxa"/>
            <w:gridSpan w:val="3"/>
          </w:tcPr>
          <w:p w14:paraId="2D496FF8" w14:textId="2CF13A47" w:rsidR="00D67FEC" w:rsidRPr="00CC0BF3" w:rsidRDefault="00CC0BF3" w:rsidP="00D67FEC">
            <w:pPr>
              <w:pStyle w:val="ITEABodyText"/>
              <w:jc w:val="center"/>
              <w:rPr>
                <w:ins w:id="746" w:author="GULTUGCE" w:date="2018-09-08T23:45:00Z"/>
                <w:b/>
                <w:lang w:eastAsia="en-US"/>
              </w:rPr>
            </w:pPr>
            <w:ins w:id="747" w:author="GULTUGCE" w:date="2018-09-08T23:45:00Z">
              <w:r w:rsidRPr="00CC0BF3">
                <w:rPr>
                  <w:b/>
                  <w:lang w:eastAsia="en-US"/>
                </w:rPr>
                <w:t>4</w:t>
              </w:r>
              <w:r w:rsidR="00D67FEC" w:rsidRPr="00CC0BF3">
                <w:rPr>
                  <w:b/>
                  <w:lang w:eastAsia="en-US"/>
                </w:rPr>
                <w:t>. &lt;</w:t>
              </w:r>
              <w:r w:rsidR="00D67FEC" w:rsidRPr="00CC0BF3">
                <w:rPr>
                  <w:b/>
                  <w:color w:val="222222"/>
                  <w:sz w:val="14"/>
                  <w:szCs w:val="14"/>
                  <w:shd w:val="clear" w:color="auto" w:fill="FFFFFF"/>
                  <w:rPrChange w:id="748" w:author="GULTUGCE" w:date="2018-09-09T00:01:00Z">
                    <w:rPr>
                      <w:color w:val="222222"/>
                      <w:sz w:val="14"/>
                      <w:szCs w:val="14"/>
                      <w:shd w:val="clear" w:color="auto" w:fill="FFFFFF"/>
                    </w:rPr>
                  </w:rPrChange>
                </w:rPr>
                <w:t xml:space="preserve"> </w:t>
              </w:r>
            </w:ins>
            <w:ins w:id="749" w:author="GULTUGCE" w:date="2018-09-09T00:17:00Z">
              <w:r w:rsidR="00B469B9">
                <w:rPr>
                  <w:rFonts w:ascii="Calibri" w:hAnsi="Calibri" w:cs="Calibri"/>
                  <w:b/>
                  <w:color w:val="222222"/>
                  <w:sz w:val="22"/>
                  <w:szCs w:val="22"/>
                  <w:shd w:val="clear" w:color="auto" w:fill="FFFFFF"/>
                </w:rPr>
                <w:t>S</w:t>
              </w:r>
            </w:ins>
            <w:ins w:id="750" w:author="GULTUGCE" w:date="2018-09-08T23:45:00Z">
              <w:r w:rsidR="00D67FEC" w:rsidRPr="00CC0BF3">
                <w:rPr>
                  <w:rFonts w:ascii="Calibri" w:hAnsi="Calibri" w:cs="Calibri"/>
                  <w:b/>
                  <w:color w:val="222222"/>
                  <w:sz w:val="22"/>
                  <w:szCs w:val="22"/>
                  <w:shd w:val="clear" w:color="auto" w:fill="FFFFFF"/>
                  <w:rPrChange w:id="751" w:author="GULTUGCE" w:date="2018-09-09T00:01:00Z">
                    <w:rPr>
                      <w:rFonts w:ascii="Calibri" w:hAnsi="Calibri" w:cs="Calibri"/>
                      <w:color w:val="222222"/>
                      <w:sz w:val="22"/>
                      <w:szCs w:val="22"/>
                      <w:shd w:val="clear" w:color="auto" w:fill="FFFFFF"/>
                    </w:rPr>
                  </w:rPrChange>
                </w:rPr>
                <w:t xml:space="preserve">ecurity and </w:t>
              </w:r>
              <w:r w:rsidR="00D67FEC" w:rsidRPr="00CC0BF3">
                <w:rPr>
                  <w:b/>
                  <w:lang w:eastAsia="en-US"/>
                </w:rPr>
                <w:t>safety</w:t>
              </w:r>
              <w:r w:rsidR="00D67FEC" w:rsidRPr="00CC0BF3">
                <w:rPr>
                  <w:rFonts w:ascii="Calibri" w:hAnsi="Calibri" w:cs="Calibri"/>
                  <w:b/>
                  <w:color w:val="222222"/>
                  <w:sz w:val="22"/>
                  <w:szCs w:val="22"/>
                  <w:shd w:val="clear" w:color="auto" w:fill="FFFFFF"/>
                  <w:rPrChange w:id="752" w:author="GULTUGCE" w:date="2018-09-09T00:01:00Z">
                    <w:rPr>
                      <w:rFonts w:ascii="Calibri" w:hAnsi="Calibri" w:cs="Calibri"/>
                      <w:color w:val="222222"/>
                      <w:sz w:val="22"/>
                      <w:szCs w:val="22"/>
                      <w:shd w:val="clear" w:color="auto" w:fill="FFFFFF"/>
                    </w:rPr>
                  </w:rPrChange>
                </w:rPr>
                <w:t xml:space="preserve"> issues concerning user authentication and  authorization (spoofing and  </w:t>
              </w:r>
              <w:r w:rsidR="00D67FEC" w:rsidRPr="00CC0BF3">
                <w:rPr>
                  <w:b/>
                  <w:lang w:eastAsia="en-US"/>
                </w:rPr>
                <w:t>elevation</w:t>
              </w:r>
              <w:r w:rsidR="00D67FEC" w:rsidRPr="00CC0BF3">
                <w:rPr>
                  <w:rFonts w:ascii="Calibri" w:hAnsi="Calibri" w:cs="Calibri"/>
                  <w:b/>
                  <w:color w:val="222222"/>
                  <w:sz w:val="22"/>
                  <w:szCs w:val="22"/>
                  <w:shd w:val="clear" w:color="auto" w:fill="FFFFFF"/>
                  <w:rPrChange w:id="753" w:author="GULTUGCE" w:date="2018-09-09T00:01:00Z">
                    <w:rPr>
                      <w:rFonts w:ascii="Calibri" w:hAnsi="Calibri" w:cs="Calibri"/>
                      <w:color w:val="222222"/>
                      <w:sz w:val="22"/>
                      <w:szCs w:val="22"/>
                      <w:shd w:val="clear" w:color="auto" w:fill="FFFFFF"/>
                    </w:rPr>
                  </w:rPrChange>
                </w:rPr>
                <w:t xml:space="preserve"> of privilege   ) </w:t>
              </w:r>
              <w:r w:rsidR="00D67FEC" w:rsidRPr="00CC0BF3">
                <w:rPr>
                  <w:b/>
                  <w:lang w:eastAsia="en-US"/>
                </w:rPr>
                <w:t xml:space="preserve">  &gt;</w:t>
              </w:r>
            </w:ins>
          </w:p>
        </w:tc>
      </w:tr>
      <w:tr w:rsidR="00D67FEC" w:rsidRPr="0099707B" w14:paraId="1B2E644D" w14:textId="77777777" w:rsidTr="004F65D4">
        <w:trPr>
          <w:cnfStyle w:val="000000010000" w:firstRow="0" w:lastRow="0" w:firstColumn="0" w:lastColumn="0" w:oddVBand="0" w:evenVBand="0" w:oddHBand="0" w:evenHBand="1" w:firstRowFirstColumn="0" w:firstRowLastColumn="0" w:lastRowFirstColumn="0" w:lastRowLastColumn="0"/>
          <w:ins w:id="754" w:author="GULTUGCE" w:date="2018-09-08T23:45:00Z"/>
        </w:trPr>
        <w:tc>
          <w:tcPr>
            <w:cnfStyle w:val="001000000000" w:firstRow="0" w:lastRow="0" w:firstColumn="1" w:lastColumn="0" w:oddVBand="0" w:evenVBand="0" w:oddHBand="0" w:evenHBand="0" w:firstRowFirstColumn="0" w:firstRowLastColumn="0" w:lastRowFirstColumn="0" w:lastRowLastColumn="0"/>
            <w:tcW w:w="6822" w:type="dxa"/>
            <w:tcBorders>
              <w:right w:val="nil"/>
            </w:tcBorders>
          </w:tcPr>
          <w:p w14:paraId="7BFF07CF" w14:textId="77777777" w:rsidR="00D67FEC" w:rsidRPr="00CC0BF3" w:rsidRDefault="00D67FEC" w:rsidP="004F65D4">
            <w:pPr>
              <w:pStyle w:val="ITEABodyText"/>
              <w:rPr>
                <w:ins w:id="755" w:author="GULTUGCE" w:date="2018-09-08T23:45:00Z"/>
                <w:b/>
                <w:rPrChange w:id="756" w:author="GULTUGCE" w:date="2018-09-09T00:01:00Z">
                  <w:rPr>
                    <w:ins w:id="757" w:author="GULTUGCE" w:date="2018-09-08T23:45:00Z"/>
                  </w:rPr>
                </w:rPrChange>
              </w:rPr>
            </w:pPr>
          </w:p>
        </w:tc>
        <w:tc>
          <w:tcPr>
            <w:tcW w:w="977" w:type="dxa"/>
            <w:tcBorders>
              <w:left w:val="nil"/>
            </w:tcBorders>
          </w:tcPr>
          <w:p w14:paraId="01DB82EB" w14:textId="77777777" w:rsidR="00D67FEC" w:rsidRPr="0099707B" w:rsidRDefault="00D67FEC" w:rsidP="004F65D4">
            <w:pPr>
              <w:ind w:left="0"/>
              <w:cnfStyle w:val="000000010000" w:firstRow="0" w:lastRow="0" w:firstColumn="0" w:lastColumn="0" w:oddVBand="0" w:evenVBand="0" w:oddHBand="0" w:evenHBand="1" w:firstRowFirstColumn="0" w:firstRowLastColumn="0" w:lastRowFirstColumn="0" w:lastRowLastColumn="0"/>
              <w:rPr>
                <w:ins w:id="758" w:author="GULTUGCE" w:date="2018-09-08T23:45:00Z"/>
                <w:lang w:eastAsia="en-US"/>
              </w:rPr>
            </w:pPr>
          </w:p>
        </w:tc>
        <w:tc>
          <w:tcPr>
            <w:tcW w:w="1248" w:type="dxa"/>
            <w:gridSpan w:val="2"/>
          </w:tcPr>
          <w:p w14:paraId="5D3A2871" w14:textId="77777777" w:rsidR="00D67FEC" w:rsidRPr="0099707B" w:rsidRDefault="00D67FEC" w:rsidP="004F65D4">
            <w:pPr>
              <w:pStyle w:val="ITEABodyText"/>
              <w:ind w:left="0"/>
              <w:cnfStyle w:val="000000010000" w:firstRow="0" w:lastRow="0" w:firstColumn="0" w:lastColumn="0" w:oddVBand="0" w:evenVBand="0" w:oddHBand="0" w:evenHBand="1" w:firstRowFirstColumn="0" w:firstRowLastColumn="0" w:lastRowFirstColumn="0" w:lastRowLastColumn="0"/>
              <w:rPr>
                <w:ins w:id="759" w:author="GULTUGCE" w:date="2018-09-08T23:45:00Z"/>
                <w:lang w:eastAsia="en-US"/>
              </w:rPr>
            </w:pPr>
          </w:p>
        </w:tc>
      </w:tr>
    </w:tbl>
    <w:p w14:paraId="0C82BD8A" w14:textId="77777777" w:rsidR="00973350" w:rsidRDefault="00973350" w:rsidP="00973350">
      <w:pPr>
        <w:pStyle w:val="ITEABodyText"/>
        <w:rPr>
          <w:ins w:id="760" w:author="GULTUGCE" w:date="2018-09-08T23:42:00Z"/>
        </w:rPr>
      </w:pPr>
      <w:ins w:id="761" w:author="GULTUGCE" w:date="2018-09-08T23:42:00Z">
        <w:r w:rsidRPr="000E23B4">
          <w:rPr>
            <w:b/>
            <w:i/>
          </w:rPr>
          <w:t>Avoidance action</w:t>
        </w:r>
        <w:r>
          <w:t>:</w:t>
        </w:r>
      </w:ins>
    </w:p>
    <w:p w14:paraId="0EAE1C25" w14:textId="77777777" w:rsidR="00973350" w:rsidRDefault="00973350" w:rsidP="00973350">
      <w:pPr>
        <w:pStyle w:val="ITEABodyText"/>
        <w:rPr>
          <w:ins w:id="762" w:author="GULTUGCE" w:date="2018-09-08T23:42:00Z"/>
        </w:rPr>
      </w:pPr>
      <w:ins w:id="763" w:author="GULTUGCE" w:date="2018-09-08T23:42:00Z">
        <w:r>
          <w:t>&lt;</w:t>
        </w:r>
        <w:r w:rsidRPr="00531E51">
          <w:rPr>
            <w:rFonts w:eastAsia="Arial" w:cs="Arial"/>
          </w:rPr>
          <w:t xml:space="preserve"> </w:t>
        </w:r>
        <w:r>
          <w:rPr>
            <w:rFonts w:eastAsia="Arial" w:cs="Arial"/>
          </w:rPr>
          <w:t xml:space="preserve">Trusted cyber-physical </w:t>
        </w:r>
        <w:proofErr w:type="gramStart"/>
        <w:r>
          <w:rPr>
            <w:rFonts w:eastAsia="Arial" w:cs="Arial"/>
          </w:rPr>
          <w:t>system  and</w:t>
        </w:r>
        <w:proofErr w:type="gramEnd"/>
        <w:r>
          <w:rPr>
            <w:rFonts w:eastAsia="Arial" w:cs="Arial"/>
          </w:rPr>
          <w:t xml:space="preserve">  security cloud  components need to be developed against attacks and threats   </w:t>
        </w:r>
        <w:r>
          <w:t>.  &gt;</w:t>
        </w:r>
      </w:ins>
    </w:p>
    <w:p w14:paraId="487A7615" w14:textId="77777777" w:rsidR="00973350" w:rsidRDefault="00973350" w:rsidP="00973350">
      <w:pPr>
        <w:pStyle w:val="ITEABodyText"/>
        <w:rPr>
          <w:ins w:id="764" w:author="GULTUGCE" w:date="2018-09-08T23:42:00Z"/>
        </w:rPr>
      </w:pPr>
      <w:ins w:id="765" w:author="GULTUGCE" w:date="2018-09-08T23:42:00Z">
        <w:r w:rsidRPr="000E23B4">
          <w:rPr>
            <w:b/>
            <w:i/>
          </w:rPr>
          <w:t>Back-up / mitigation pla</w:t>
        </w:r>
        <w:r>
          <w:t>n</w:t>
        </w:r>
      </w:ins>
    </w:p>
    <w:p w14:paraId="1D10D7C7" w14:textId="77777777" w:rsidR="00973350" w:rsidRPr="009D61BF" w:rsidRDefault="00973350" w:rsidP="00973350">
      <w:pPr>
        <w:pStyle w:val="ITEABodyText"/>
        <w:rPr>
          <w:ins w:id="766" w:author="GULTUGCE" w:date="2018-09-08T23:42:00Z"/>
        </w:rPr>
      </w:pPr>
      <w:ins w:id="767" w:author="GULTUGCE" w:date="2018-09-08T23:42:00Z">
        <w:r>
          <w:t xml:space="preserve">STRIDE </w:t>
        </w:r>
        <w:proofErr w:type="gramStart"/>
        <w:r>
          <w:t>methodology  refering</w:t>
        </w:r>
        <w:proofErr w:type="gramEnd"/>
        <w:r>
          <w:t xml:space="preserve"> to an application analyzing potential security threats, definition of system relevant security requirements, targeting identified threats, potential protective measures etc.  </w:t>
        </w:r>
        <w:proofErr w:type="gramStart"/>
        <w:r>
          <w:t>can</w:t>
        </w:r>
        <w:proofErr w:type="gramEnd"/>
        <w:r>
          <w:t xml:space="preserve"> be applied to  check spoofing and elevation of privilege  &gt;</w:t>
        </w:r>
      </w:ins>
    </w:p>
    <w:p w14:paraId="2A32A019" w14:textId="77777777" w:rsidR="00973350" w:rsidRDefault="00973350" w:rsidP="00973350">
      <w:pPr>
        <w:pStyle w:val="ITEABodyText"/>
        <w:rPr>
          <w:ins w:id="768" w:author="GULTUGCE" w:date="2018-09-08T23:42:00Z"/>
        </w:rPr>
      </w:pPr>
      <w:ins w:id="769" w:author="GULTUGCE" w:date="2018-09-08T23:42:00Z">
        <w:r>
          <w:t xml:space="preserve"> </w:t>
        </w:r>
        <w:proofErr w:type="gramStart"/>
        <w:r>
          <w:t>tracking  &gt;</w:t>
        </w:r>
        <w:proofErr w:type="gramEnd"/>
      </w:ins>
    </w:p>
    <w:p w14:paraId="73349866" w14:textId="77777777" w:rsidR="00973350" w:rsidRDefault="00973350" w:rsidP="00973350">
      <w:pPr>
        <w:pStyle w:val="ITEABodyText"/>
        <w:rPr>
          <w:ins w:id="770" w:author="GULTUGCE" w:date="2018-09-08T23:42:00Z"/>
        </w:rPr>
      </w:pPr>
    </w:p>
    <w:p w14:paraId="563DB884" w14:textId="77777777" w:rsidR="00C23F72" w:rsidRDefault="00C23F72" w:rsidP="00285B62">
      <w:pPr>
        <w:pStyle w:val="ITEABodyText"/>
        <w:rPr>
          <w:ins w:id="771" w:author="GULTUGCE" w:date="2018-09-08T20:39:00Z"/>
        </w:rPr>
      </w:pPr>
    </w:p>
    <w:p w14:paraId="0CA5828D" w14:textId="2C8B2D32" w:rsidR="009A5671" w:rsidRDefault="009A5671" w:rsidP="00A01B47">
      <w:pPr>
        <w:pStyle w:val="ITEABodyText"/>
      </w:pPr>
    </w:p>
    <w:bookmarkEnd w:id="669"/>
    <w:p w14:paraId="23CC92EE" w14:textId="533E3511" w:rsidR="00292713" w:rsidRDefault="00120AF2" w:rsidP="00120AF2">
      <w:pPr>
        <w:pStyle w:val="ITEAInstructions"/>
      </w:pPr>
      <w:r>
        <w:t>Copy the above template, if more issues need to be indicated.</w:t>
      </w:r>
    </w:p>
    <w:p w14:paraId="14869E2D" w14:textId="77777777" w:rsidR="004E67F5" w:rsidRPr="006706FD" w:rsidRDefault="004E67F5" w:rsidP="004E67F5">
      <w:pPr>
        <w:pStyle w:val="ITEABodyText"/>
      </w:pPr>
    </w:p>
    <w:p w14:paraId="55BF14B1" w14:textId="34B0B373" w:rsidR="00AF723E" w:rsidRDefault="00AF723E" w:rsidP="00AF723E">
      <w:pPr>
        <w:pStyle w:val="ITEAHeading3"/>
        <w:rPr>
          <w:lang w:eastAsia="en-US"/>
        </w:rPr>
      </w:pPr>
      <w:r>
        <w:rPr>
          <w:lang w:eastAsia="en-US"/>
        </w:rPr>
        <w:t>Status of deliverables</w:t>
      </w:r>
    </w:p>
    <w:p w14:paraId="79E11C77" w14:textId="08E59B74" w:rsidR="00F757C3" w:rsidRPr="00F757C3" w:rsidRDefault="00F757C3" w:rsidP="00DC35BC">
      <w:pPr>
        <w:pStyle w:val="ITEAInstructions"/>
        <w:rPr>
          <w:lang w:eastAsia="en-US"/>
        </w:rPr>
      </w:pPr>
      <w:r>
        <w:rPr>
          <w:lang w:eastAsia="en-US"/>
        </w:rPr>
        <w:t xml:space="preserve">Indicate the status of deliverables by filling in the below table. If available, include the Gantt chart or any other overview that shows the progress of project tasks and deliverables status. </w:t>
      </w:r>
    </w:p>
    <w:tbl>
      <w:tblPr>
        <w:tblStyle w:val="MediumShading1-Accent2"/>
        <w:tblpPr w:leftFromText="180" w:rightFromText="180" w:vertAnchor="text" w:tblpY="1"/>
        <w:tblOverlap w:val="never"/>
        <w:tblW w:w="10916" w:type="dxa"/>
        <w:jc w:val="left"/>
        <w:tblLook w:val="04A0" w:firstRow="1" w:lastRow="0" w:firstColumn="1" w:lastColumn="0" w:noHBand="0" w:noVBand="1"/>
      </w:tblPr>
      <w:tblGrid>
        <w:gridCol w:w="923"/>
        <w:gridCol w:w="923"/>
        <w:gridCol w:w="854"/>
        <w:gridCol w:w="1834"/>
        <w:gridCol w:w="2268"/>
        <w:gridCol w:w="2268"/>
        <w:gridCol w:w="923"/>
        <w:gridCol w:w="923"/>
      </w:tblGrid>
      <w:tr w:rsidR="00AF723E" w14:paraId="07152A8E" w14:textId="77777777" w:rsidTr="009E23B8">
        <w:trPr>
          <w:gridAfter w:val="2"/>
          <w:cnfStyle w:val="100000000000" w:firstRow="1" w:lastRow="0" w:firstColumn="0" w:lastColumn="0" w:oddVBand="0" w:evenVBand="0" w:oddHBand="0"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1E89B753" w14:textId="77777777" w:rsidR="00AF723E" w:rsidRDefault="00AF723E" w:rsidP="009E23B8">
            <w:pPr>
              <w:pStyle w:val="ITEABodyText"/>
              <w:rPr>
                <w:lang w:eastAsia="en-US"/>
              </w:rPr>
            </w:pPr>
          </w:p>
        </w:tc>
        <w:tc>
          <w:tcPr>
            <w:tcW w:w="1834" w:type="dxa"/>
          </w:tcPr>
          <w:p w14:paraId="244AA9A5" w14:textId="46751CA9" w:rsidR="00AF723E" w:rsidRDefault="00AF723E" w:rsidP="009E23B8">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del w:id="772" w:author="GULTUGCE" w:date="2018-09-09T13:30:00Z">
              <w:r w:rsidDel="002D52A4">
                <w:rPr>
                  <w:lang w:eastAsia="en-US"/>
                </w:rPr>
                <w:delText>Due by the reporting period</w:delText>
              </w:r>
            </w:del>
          </w:p>
        </w:tc>
        <w:tc>
          <w:tcPr>
            <w:tcW w:w="2268" w:type="dxa"/>
          </w:tcPr>
          <w:p w14:paraId="5F5AE526" w14:textId="6E0810B0" w:rsidR="00AF723E" w:rsidRDefault="00AF723E" w:rsidP="009E23B8">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del w:id="773" w:author="GULTUGCE" w:date="2018-09-09T13:30:00Z">
              <w:r w:rsidDel="002D52A4">
                <w:rPr>
                  <w:lang w:eastAsia="en-US"/>
                </w:rPr>
                <w:delText>Already finalised</w:delText>
              </w:r>
            </w:del>
          </w:p>
        </w:tc>
        <w:tc>
          <w:tcPr>
            <w:tcW w:w="2268" w:type="dxa"/>
          </w:tcPr>
          <w:p w14:paraId="3D15C436" w14:textId="6EA293AC" w:rsidR="00AF723E" w:rsidRDefault="00AF723E" w:rsidP="009E23B8">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del w:id="774" w:author="GULTUGCE" w:date="2018-09-09T13:30:00Z">
              <w:r w:rsidDel="002D52A4">
                <w:rPr>
                  <w:lang w:eastAsia="en-US"/>
                </w:rPr>
                <w:delText>Total</w:delText>
              </w:r>
            </w:del>
          </w:p>
        </w:tc>
      </w:tr>
      <w:tr w:rsidR="00AF723E" w14:paraId="592153F5"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520E4261" w14:textId="77777777" w:rsidR="00AF723E" w:rsidRDefault="00AF723E" w:rsidP="009E23B8">
            <w:pPr>
              <w:pStyle w:val="ITEABodyText"/>
              <w:rPr>
                <w:lang w:eastAsia="en-US"/>
              </w:rPr>
            </w:pPr>
            <w:r>
              <w:rPr>
                <w:lang w:eastAsia="en-US"/>
              </w:rPr>
              <w:t>Number of deliverables</w:t>
            </w:r>
          </w:p>
        </w:tc>
        <w:tc>
          <w:tcPr>
            <w:tcW w:w="1834" w:type="dxa"/>
          </w:tcPr>
          <w:p w14:paraId="0815774E" w14:textId="710FD17F" w:rsidR="00AF723E" w:rsidRDefault="00AF723E" w:rsidP="009E23B8">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68" w:type="dxa"/>
          </w:tcPr>
          <w:p w14:paraId="3A8EACAD" w14:textId="522E7518" w:rsidR="00AF723E" w:rsidRDefault="00AF723E" w:rsidP="009E23B8">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68" w:type="dxa"/>
          </w:tcPr>
          <w:p w14:paraId="0E832B50" w14:textId="49689ACB" w:rsidR="00AF723E" w:rsidRDefault="003F1FA2" w:rsidP="009E23B8">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&lt; &gt;</w:t>
            </w:r>
          </w:p>
        </w:tc>
      </w:tr>
      <w:tr w:rsidR="009E23B8" w14:paraId="634C1542"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6E9ECB2C" w14:textId="77777777" w:rsidR="009E23B8" w:rsidRDefault="009E23B8" w:rsidP="009E23B8">
            <w:pPr>
              <w:pStyle w:val="ITEABodyText"/>
              <w:rPr>
                <w:lang w:eastAsia="en-US"/>
              </w:rPr>
            </w:pPr>
            <w:r>
              <w:rPr>
                <w:lang w:eastAsia="en-US"/>
              </w:rPr>
              <w:t>Delayed deliverables more than 2 months</w:t>
            </w:r>
          </w:p>
        </w:tc>
        <w:tc>
          <w:tcPr>
            <w:tcW w:w="6370" w:type="dxa"/>
            <w:gridSpan w:val="3"/>
          </w:tcPr>
          <w:p w14:paraId="5CE549C6" w14:textId="4F9CE551" w:rsidR="009E23B8" w:rsidRDefault="009E23B8" w:rsidP="009E23B8">
            <w:pPr>
              <w:pStyle w:val="ITEABodyText"/>
              <w:ind w:left="0"/>
              <w:cnfStyle w:val="000000010000" w:firstRow="0" w:lastRow="0" w:firstColumn="0" w:lastColumn="0" w:oddVBand="0" w:evenVBand="0" w:oddHBand="0" w:evenHBand="1" w:firstRowFirstColumn="0" w:firstRowLastColumn="0" w:lastRowFirstColumn="0" w:lastRowLastColumn="0"/>
              <w:rPr>
                <w:lang w:eastAsia="en-US"/>
              </w:rPr>
            </w:pPr>
            <w:r>
              <w:rPr>
                <w:rFonts w:eastAsia="Arial" w:cs="Arial"/>
                <w:smallCaps/>
              </w:rPr>
              <w:t>d1.1.2 Use case definition and user requirements specification</w:t>
            </w:r>
          </w:p>
        </w:tc>
      </w:tr>
      <w:tr w:rsidR="009E23B8" w14:paraId="3F3BD3B6"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5ADA30A3" w14:textId="77777777" w:rsidR="009E23B8" w:rsidRDefault="009E23B8" w:rsidP="009E23B8">
            <w:pPr>
              <w:pStyle w:val="ITEABodyText"/>
              <w:rPr>
                <w:lang w:eastAsia="en-US"/>
              </w:rPr>
            </w:pPr>
          </w:p>
        </w:tc>
        <w:tc>
          <w:tcPr>
            <w:tcW w:w="6370" w:type="dxa"/>
            <w:gridSpan w:val="3"/>
          </w:tcPr>
          <w:p w14:paraId="7F88D40C" w14:textId="7BAE8015" w:rsidR="009E23B8" w:rsidRDefault="009E23B8" w:rsidP="009E23B8">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d1.2.1 System requirements specification</w:t>
            </w:r>
          </w:p>
        </w:tc>
      </w:tr>
      <w:tr w:rsidR="009E23B8" w14:paraId="06C2EF72"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44C329F6" w14:textId="77777777" w:rsidR="009E23B8" w:rsidRDefault="009E23B8" w:rsidP="009E23B8">
            <w:pPr>
              <w:pStyle w:val="ITEABodyText"/>
              <w:rPr>
                <w:lang w:eastAsia="en-US"/>
              </w:rPr>
            </w:pPr>
          </w:p>
        </w:tc>
        <w:tc>
          <w:tcPr>
            <w:tcW w:w="6370" w:type="dxa"/>
            <w:gridSpan w:val="3"/>
          </w:tcPr>
          <w:p w14:paraId="0E2D9BE9" w14:textId="1F41E98C" w:rsidR="009E23B8" w:rsidRDefault="009E23B8" w:rsidP="009E23B8">
            <w:pPr>
              <w:pStyle w:val="ITEABodyText"/>
              <w:cnfStyle w:val="000000010000" w:firstRow="0" w:lastRow="0" w:firstColumn="0" w:lastColumn="0" w:oddVBand="0" w:evenVBand="0" w:oddHBand="0" w:evenHBand="1" w:firstRowFirstColumn="0" w:firstRowLastColumn="0" w:lastRowFirstColumn="0" w:lastRowLastColumn="0"/>
              <w:rPr>
                <w:rFonts w:eastAsia="Arial" w:cs="Arial"/>
                <w:smallCaps/>
              </w:rPr>
            </w:pPr>
            <w:r>
              <w:rPr>
                <w:rFonts w:eastAsia="Arial" w:cs="Arial"/>
                <w:smallCaps/>
              </w:rPr>
              <w:t>d1.3.1 Specification of basic demonstrator components and integrated system demonstrators</w:t>
            </w:r>
          </w:p>
        </w:tc>
      </w:tr>
      <w:tr w:rsidR="009E23B8" w14:paraId="706A0F19"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trHeight w:val="598"/>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7BB97284" w14:textId="77777777" w:rsidR="009E23B8" w:rsidRDefault="009E23B8" w:rsidP="009E23B8">
            <w:pPr>
              <w:pStyle w:val="ITEABodyText"/>
              <w:rPr>
                <w:lang w:eastAsia="en-US"/>
              </w:rPr>
            </w:pPr>
          </w:p>
        </w:tc>
        <w:tc>
          <w:tcPr>
            <w:tcW w:w="6370" w:type="dxa"/>
            <w:gridSpan w:val="3"/>
            <w:vAlign w:val="center"/>
          </w:tcPr>
          <w:p w14:paraId="539E2C10" w14:textId="1976C16E" w:rsidR="009E23B8" w:rsidRDefault="00F46DAD" w:rsidP="00F46DAD">
            <w:pPr>
              <w:pStyle w:val="ITEABodyText"/>
              <w:ind w:left="0"/>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d4.3.1 Privacy &amp; Policy Management Specifications</w:t>
            </w:r>
          </w:p>
          <w:p w14:paraId="146B38AD" w14:textId="71D00008" w:rsidR="009E23B8" w:rsidRDefault="009E23B8" w:rsidP="009E23B8">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p>
        </w:tc>
      </w:tr>
      <w:tr w:rsidR="009E23B8" w14:paraId="1CF4960C"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412E036A" w14:textId="77777777" w:rsidR="009E23B8" w:rsidRDefault="009E23B8" w:rsidP="009E23B8">
            <w:pPr>
              <w:pStyle w:val="ITEABodyText"/>
              <w:rPr>
                <w:lang w:eastAsia="en-US"/>
              </w:rPr>
            </w:pPr>
          </w:p>
        </w:tc>
        <w:tc>
          <w:tcPr>
            <w:tcW w:w="6370" w:type="dxa"/>
            <w:gridSpan w:val="3"/>
            <w:vAlign w:val="center"/>
          </w:tcPr>
          <w:p w14:paraId="1D45E1CF" w14:textId="06D006E7" w:rsidR="009E23B8" w:rsidRDefault="009E23B8" w:rsidP="009E23B8">
            <w:pPr>
              <w:pStyle w:val="ITEABodyText"/>
              <w:cnfStyle w:val="000000010000" w:firstRow="0" w:lastRow="0" w:firstColumn="0" w:lastColumn="0" w:oddVBand="0" w:evenVBand="0" w:oddHBand="0" w:evenHBand="1" w:firstRowFirstColumn="0" w:firstRowLastColumn="0" w:lastRowFirstColumn="0" w:lastRowLastColumn="0"/>
              <w:rPr>
                <w:rFonts w:eastAsia="Arial" w:cs="Arial"/>
                <w:smallCaps/>
              </w:rPr>
            </w:pPr>
            <w:r>
              <w:rPr>
                <w:rFonts w:eastAsia="Arial" w:cs="Arial"/>
                <w:smallCaps/>
              </w:rPr>
              <w:t xml:space="preserve">d5.2.1 </w:t>
            </w:r>
            <w:r w:rsidR="00F46DAD">
              <w:rPr>
                <w:rFonts w:eastAsia="Arial" w:cs="Arial"/>
                <w:smallCaps/>
              </w:rPr>
              <w:t xml:space="preserve"> Demonstrator component evaluation report</w:t>
            </w:r>
          </w:p>
        </w:tc>
      </w:tr>
      <w:tr w:rsidR="009E23B8" w14:paraId="5480A911"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12CF4B37" w14:textId="77777777" w:rsidR="009E23B8" w:rsidRDefault="009E23B8" w:rsidP="009E23B8">
            <w:pPr>
              <w:pStyle w:val="ITEABodyText"/>
              <w:rPr>
                <w:lang w:eastAsia="en-US"/>
              </w:rPr>
            </w:pPr>
          </w:p>
        </w:tc>
        <w:tc>
          <w:tcPr>
            <w:tcW w:w="6370" w:type="dxa"/>
            <w:gridSpan w:val="3"/>
            <w:vAlign w:val="center"/>
          </w:tcPr>
          <w:p w14:paraId="358543A4" w14:textId="3738F537" w:rsidR="009E23B8" w:rsidRDefault="00F46DAD" w:rsidP="009E23B8">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d5.4</w:t>
            </w:r>
            <w:r w:rsidR="009E23B8">
              <w:rPr>
                <w:rFonts w:eastAsia="Arial" w:cs="Arial"/>
                <w:smallCaps/>
              </w:rPr>
              <w:t>.1 Privacy &amp; Policy Management Specifications</w:t>
            </w:r>
          </w:p>
        </w:tc>
      </w:tr>
      <w:tr w:rsidR="009E23B8" w14:paraId="5EFE2E51"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4408A55F" w14:textId="77777777" w:rsidR="009E23B8" w:rsidRDefault="009E23B8" w:rsidP="009E23B8">
            <w:pPr>
              <w:pStyle w:val="ITEABodyText"/>
              <w:rPr>
                <w:lang w:eastAsia="en-US"/>
              </w:rPr>
            </w:pPr>
          </w:p>
        </w:tc>
        <w:tc>
          <w:tcPr>
            <w:tcW w:w="6370" w:type="dxa"/>
            <w:gridSpan w:val="3"/>
            <w:vAlign w:val="center"/>
          </w:tcPr>
          <w:p w14:paraId="1ABCFB37" w14:textId="44453953" w:rsidR="009E23B8" w:rsidRDefault="009E23B8" w:rsidP="009E23B8">
            <w:pPr>
              <w:pStyle w:val="ITEABodyText"/>
              <w:cnfStyle w:val="000000010000" w:firstRow="0" w:lastRow="0" w:firstColumn="0" w:lastColumn="0" w:oddVBand="0" w:evenVBand="0" w:oddHBand="0" w:evenHBand="1" w:firstRowFirstColumn="0" w:firstRowLastColumn="0" w:lastRowFirstColumn="0" w:lastRowLastColumn="0"/>
              <w:rPr>
                <w:rFonts w:eastAsia="Arial" w:cs="Arial"/>
                <w:smallCaps/>
              </w:rPr>
            </w:pPr>
            <w:r>
              <w:rPr>
                <w:rFonts w:eastAsia="Arial" w:cs="Arial"/>
                <w:smallCaps/>
              </w:rPr>
              <w:t>d6.1Demonstrator component evaluation report</w:t>
            </w:r>
          </w:p>
        </w:tc>
      </w:tr>
      <w:tr w:rsidR="00F46DAD" w14:paraId="39FFA219"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3EE1C126" w14:textId="77777777" w:rsidR="00F46DAD" w:rsidRDefault="00F46DAD" w:rsidP="00F46DAD">
            <w:pPr>
              <w:pStyle w:val="ITEABodyText"/>
              <w:rPr>
                <w:lang w:eastAsia="en-US"/>
              </w:rPr>
            </w:pPr>
          </w:p>
        </w:tc>
        <w:tc>
          <w:tcPr>
            <w:tcW w:w="6370" w:type="dxa"/>
            <w:gridSpan w:val="3"/>
            <w:vAlign w:val="center"/>
          </w:tcPr>
          <w:p w14:paraId="75BBA040" w14:textId="53869525" w:rsidR="00F46DAD" w:rsidRDefault="00E62327" w:rsidP="00F46DAD">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D6.3</w:t>
            </w:r>
            <w:r w:rsidR="00F46DAD">
              <w:rPr>
                <w:rFonts w:eastAsia="Arial" w:cs="Arial"/>
                <w:smallCaps/>
              </w:rPr>
              <w:t>Initial dissemination, exploitation and standardisation plan</w:t>
            </w:r>
          </w:p>
        </w:tc>
      </w:tr>
      <w:tr w:rsidR="00F46DAD" w14:paraId="64D0CC5D"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0AF19CA5" w14:textId="77777777" w:rsidR="00F46DAD" w:rsidRDefault="00F46DAD" w:rsidP="00F46DAD">
            <w:pPr>
              <w:pStyle w:val="ITEABodyText"/>
              <w:rPr>
                <w:lang w:eastAsia="en-US"/>
              </w:rPr>
            </w:pPr>
          </w:p>
        </w:tc>
        <w:tc>
          <w:tcPr>
            <w:tcW w:w="6370" w:type="dxa"/>
            <w:gridSpan w:val="3"/>
            <w:vAlign w:val="center"/>
          </w:tcPr>
          <w:p w14:paraId="72132DCB" w14:textId="2B0139A3" w:rsidR="00F46DAD" w:rsidRDefault="00E62327" w:rsidP="00F46DAD">
            <w:pPr>
              <w:pStyle w:val="ITEABodyText"/>
              <w:cnfStyle w:val="000000010000" w:firstRow="0" w:lastRow="0" w:firstColumn="0" w:lastColumn="0" w:oddVBand="0" w:evenVBand="0" w:oddHBand="0" w:evenHBand="1" w:firstRowFirstColumn="0" w:firstRowLastColumn="0" w:lastRowFirstColumn="0" w:lastRowLastColumn="0"/>
              <w:rPr>
                <w:rFonts w:eastAsia="Arial" w:cs="Arial"/>
                <w:smallCaps/>
              </w:rPr>
            </w:pPr>
            <w:r>
              <w:rPr>
                <w:rFonts w:eastAsia="Arial" w:cs="Arial"/>
                <w:smallCaps/>
              </w:rPr>
              <w:t xml:space="preserve">D6.4 </w:t>
            </w:r>
            <w:r w:rsidR="00F46DAD">
              <w:rPr>
                <w:rFonts w:eastAsia="Arial" w:cs="Arial"/>
                <w:smallCaps/>
              </w:rPr>
              <w:t>FINAL  dissemination, exploitation and standardisation plan</w:t>
            </w:r>
          </w:p>
        </w:tc>
      </w:tr>
      <w:tr w:rsidR="00F46DAD" w14:paraId="1A73338D" w14:textId="2EBA85D7" w:rsidTr="009E23B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64F0782A" w14:textId="77777777" w:rsidR="00F46DAD" w:rsidRDefault="00F46DAD" w:rsidP="00F46DAD">
            <w:pPr>
              <w:pStyle w:val="ITEABodyText"/>
              <w:rPr>
                <w:lang w:eastAsia="en-US"/>
              </w:rPr>
            </w:pPr>
          </w:p>
        </w:tc>
        <w:tc>
          <w:tcPr>
            <w:tcW w:w="6370" w:type="dxa"/>
            <w:gridSpan w:val="3"/>
            <w:vAlign w:val="center"/>
          </w:tcPr>
          <w:p w14:paraId="783EC0B1" w14:textId="3974BA56" w:rsidR="00F46DAD" w:rsidRDefault="00DB3C26" w:rsidP="00F46DAD">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 xml:space="preserve">d3.2.1 MULTIMODAL DATA FUSION ALGORITHMS </w:t>
            </w:r>
          </w:p>
        </w:tc>
        <w:tc>
          <w:tcPr>
            <w:tcW w:w="92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FFFFF" w:themeFill="background1"/>
            <w:vAlign w:val="center"/>
          </w:tcPr>
          <w:p w14:paraId="44AD5994" w14:textId="77777777" w:rsidR="00F46DAD" w:rsidRDefault="00F46DAD" w:rsidP="00F46DA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92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FFFFF" w:themeFill="background1"/>
            <w:vAlign w:val="center"/>
          </w:tcPr>
          <w:p w14:paraId="49525FC0" w14:textId="380BF71D" w:rsidR="00F46DAD" w:rsidRDefault="00F46DAD" w:rsidP="00F46DA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B3C26" w14:paraId="499381F8" w14:textId="77777777" w:rsidTr="009E23B8">
        <w:tblPrEx>
          <w:tblCellMar>
            <w:top w:w="85" w:type="dxa"/>
            <w:bottom w:w="85" w:type="dxa"/>
          </w:tblCellMar>
        </w:tblPrEx>
        <w:trPr>
          <w:gridAfter w:val="6"/>
          <w:cnfStyle w:val="000000010000" w:firstRow="0" w:lastRow="0" w:firstColumn="0" w:lastColumn="0" w:oddVBand="0" w:evenVBand="0" w:oddHBand="0" w:evenHBand="1" w:firstRowFirstColumn="0" w:firstRowLastColumn="0" w:lastRowFirstColumn="0" w:lastRowLastColumn="0"/>
          <w:wAfter w:w="9070" w:type="dxa"/>
          <w:jc w:val="left"/>
        </w:trPr>
        <w:tc>
          <w:tcPr>
            <w:cnfStyle w:val="001000000000" w:firstRow="0" w:lastRow="0" w:firstColumn="1" w:lastColumn="0" w:oddVBand="0" w:evenVBand="0" w:oddHBand="0" w:evenHBand="0" w:firstRowFirstColumn="0" w:firstRowLastColumn="0" w:lastRowFirstColumn="0" w:lastRowLastColumn="0"/>
            <w:tcW w:w="923" w:type="dxa"/>
            <w:vAlign w:val="center"/>
          </w:tcPr>
          <w:p w14:paraId="5F78B967" w14:textId="77777777" w:rsidR="00DB3C26" w:rsidRDefault="00DB3C26" w:rsidP="00F46DAD">
            <w:pPr>
              <w:spacing w:after="200" w:line="276" w:lineRule="auto"/>
            </w:pPr>
          </w:p>
        </w:tc>
        <w:tc>
          <w:tcPr>
            <w:tcW w:w="923" w:type="dxa"/>
            <w:vAlign w:val="center"/>
          </w:tcPr>
          <w:p w14:paraId="356D9FAD" w14:textId="77777777" w:rsidR="00DB3C26" w:rsidRDefault="00DB3C26" w:rsidP="00F46DAD">
            <w:pPr>
              <w:spacing w:after="200" w:line="276" w:lineRule="auto"/>
              <w:cnfStyle w:val="000000010000" w:firstRow="0" w:lastRow="0" w:firstColumn="0" w:lastColumn="0" w:oddVBand="0" w:evenVBand="0" w:oddHBand="0" w:evenHBand="1" w:firstRowFirstColumn="0" w:firstRowLastColumn="0" w:lastRowFirstColumn="0" w:lastRowLastColumn="0"/>
              <w:rPr>
                <w:rFonts w:eastAsia="Arial" w:cs="Arial"/>
                <w:smallCaps/>
              </w:rPr>
            </w:pPr>
          </w:p>
        </w:tc>
      </w:tr>
    </w:tbl>
    <w:p w14:paraId="26C3C8AD" w14:textId="12E8951B" w:rsidR="00532BC6" w:rsidRDefault="009E23B8" w:rsidP="00F46DAD">
      <w:pPr>
        <w:pStyle w:val="ITEABodyText"/>
        <w:rPr>
          <w:lang w:eastAsia="en-US"/>
        </w:rPr>
      </w:pPr>
      <w:r>
        <w:rPr>
          <w:lang w:eastAsia="en-US"/>
        </w:rPr>
        <w:br w:type="textWrapping" w:clear="all"/>
      </w:r>
    </w:p>
    <w:p w14:paraId="66E54273" w14:textId="77777777" w:rsidR="00532BC6" w:rsidRDefault="00532BC6" w:rsidP="00AF723E">
      <w:pPr>
        <w:pStyle w:val="ITEABodyText"/>
        <w:rPr>
          <w:lang w:eastAsia="en-US"/>
        </w:rPr>
      </w:pPr>
    </w:p>
    <w:p w14:paraId="36C2DBD9" w14:textId="292BDA4F" w:rsidR="00532BC6" w:rsidRDefault="00532BC6" w:rsidP="00AF723E">
      <w:pPr>
        <w:pStyle w:val="ITEAInstructions"/>
        <w:rPr>
          <w:lang w:eastAsia="en-US"/>
        </w:rPr>
      </w:pPr>
    </w:p>
    <w:p w14:paraId="20F95B3F" w14:textId="15D2102A" w:rsidR="00AF723E" w:rsidRDefault="00AF723E" w:rsidP="00AF723E">
      <w:pPr>
        <w:pStyle w:val="ITEAInstructions"/>
        <w:rPr>
          <w:lang w:eastAsia="en-US"/>
        </w:rPr>
      </w:pPr>
      <w:proofErr w:type="gramStart"/>
      <w:r>
        <w:rPr>
          <w:lang w:eastAsia="en-US"/>
        </w:rPr>
        <w:t>ude</w:t>
      </w:r>
      <w:proofErr w:type="gramEnd"/>
      <w:r>
        <w:rPr>
          <w:lang w:eastAsia="en-US"/>
        </w:rPr>
        <w:t xml:space="preserve"> the Gantt chart that shows the progress of project tasks and deliverable</w:t>
      </w:r>
      <w:r w:rsidR="00C57CFD">
        <w:rPr>
          <w:lang w:eastAsia="en-US"/>
        </w:rPr>
        <w:t>s</w:t>
      </w:r>
      <w:r>
        <w:rPr>
          <w:lang w:eastAsia="en-US"/>
        </w:rPr>
        <w:t xml:space="preserve"> status </w:t>
      </w:r>
    </w:p>
    <w:p w14:paraId="35FDEB21" w14:textId="77777777" w:rsidR="004E67F5" w:rsidRPr="00FA279B" w:rsidRDefault="004E67F5" w:rsidP="004E67F5">
      <w:pPr>
        <w:pStyle w:val="ITEABodyText"/>
        <w:rPr>
          <w:lang w:eastAsia="en-US"/>
        </w:rPr>
      </w:pPr>
      <w:bookmarkStart w:id="775" w:name="_GoBack"/>
      <w:bookmarkEnd w:id="775"/>
    </w:p>
    <w:p w14:paraId="192E35EA" w14:textId="77777777" w:rsidR="00AF723E" w:rsidRDefault="00AF723E" w:rsidP="00DC35BC">
      <w:pPr>
        <w:pStyle w:val="ITEAHeading3"/>
      </w:pPr>
      <w:r>
        <w:t xml:space="preserve">Project statement on progress during the reporting period </w:t>
      </w:r>
    </w:p>
    <w:p w14:paraId="1CD70410" w14:textId="1DF0648F" w:rsidR="00AF723E" w:rsidRPr="00527388" w:rsidRDefault="00AF723E" w:rsidP="00AF723E">
      <w:pPr>
        <w:pStyle w:val="ITEAInstructions"/>
        <w:rPr>
          <w:rFonts w:eastAsiaTheme="majorEastAsia"/>
        </w:rPr>
      </w:pPr>
      <w:r w:rsidRPr="00527388">
        <w:rPr>
          <w:rFonts w:eastAsiaTheme="majorEastAsia"/>
        </w:rPr>
        <w:t>Discuss the current global status and progress of the overall project</w:t>
      </w:r>
      <w:r w:rsidR="0007412D">
        <w:rPr>
          <w:rFonts w:eastAsiaTheme="majorEastAsia"/>
        </w:rPr>
        <w:t xml:space="preserve"> in approximately 100 words</w:t>
      </w:r>
      <w:r w:rsidRPr="00527388">
        <w:rPr>
          <w:rFonts w:eastAsiaTheme="majorEastAsia"/>
        </w:rPr>
        <w:t>. Indicate any possible change or delay that occurred during the reporting period, as well as its cause.</w:t>
      </w:r>
    </w:p>
    <w:p w14:paraId="7FC39A2C" w14:textId="77777777" w:rsidR="00AF723E" w:rsidRPr="00527388" w:rsidRDefault="00AF723E" w:rsidP="00AF723E">
      <w:pPr>
        <w:pStyle w:val="ITEAInstructions"/>
        <w:rPr>
          <w:rFonts w:eastAsiaTheme="majorEastAsia"/>
        </w:rPr>
      </w:pPr>
      <w:r w:rsidRPr="00527388">
        <w:rPr>
          <w:rFonts w:eastAsiaTheme="majorEastAsia"/>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0DFE8B50" w14:textId="77777777" w:rsidR="00AF723E" w:rsidRDefault="00AF723E" w:rsidP="00AF723E">
      <w:pPr>
        <w:pStyle w:val="ITEAInstructions"/>
        <w:rPr>
          <w:rFonts w:eastAsiaTheme="majorEastAsia"/>
        </w:rPr>
      </w:pPr>
      <w:r w:rsidRPr="00527388">
        <w:rPr>
          <w:rFonts w:eastAsiaTheme="majorEastAsia"/>
        </w:rPr>
        <w:t>The level of the international collaboration might be mentioned here whenever relevant.</w:t>
      </w:r>
    </w:p>
    <w:p w14:paraId="11C639CF" w14:textId="2213837F" w:rsidR="00AF723E" w:rsidRDefault="00EC75FD" w:rsidP="00DC35BC">
      <w:pPr>
        <w:pStyle w:val="ITEABodyText"/>
        <w:rPr>
          <w:lang w:eastAsia="en-US"/>
        </w:rPr>
      </w:pPr>
      <w:r>
        <w:rPr>
          <w:rFonts w:eastAsiaTheme="majorEastAsia"/>
        </w:rPr>
        <w:t>Data acquisition and</w:t>
      </w:r>
      <w:r w:rsidR="00812B15">
        <w:rPr>
          <w:rFonts w:eastAsiaTheme="majorEastAsia"/>
        </w:rPr>
        <w:t xml:space="preserve"> </w:t>
      </w:r>
      <w:del w:id="776" w:author="GULTUGCE" w:date="2018-09-08T20:37:00Z">
        <w:r w:rsidR="00812B15" w:rsidDel="00285B62">
          <w:rPr>
            <w:rFonts w:eastAsiaTheme="majorEastAsia"/>
          </w:rPr>
          <w:delText xml:space="preserve"> </w:delText>
        </w:r>
      </w:del>
      <w:r w:rsidR="00812B15">
        <w:rPr>
          <w:rFonts w:eastAsiaTheme="majorEastAsia"/>
        </w:rPr>
        <w:t xml:space="preserve">analysis   part </w:t>
      </w:r>
      <w:r>
        <w:rPr>
          <w:rFonts w:eastAsiaTheme="majorEastAsia"/>
        </w:rPr>
        <w:t xml:space="preserve">  is implemented </w:t>
      </w:r>
      <w:proofErr w:type="gramStart"/>
      <w:r>
        <w:rPr>
          <w:rFonts w:eastAsiaTheme="majorEastAsia"/>
        </w:rPr>
        <w:t>and  the</w:t>
      </w:r>
      <w:proofErr w:type="gramEnd"/>
      <w:r>
        <w:rPr>
          <w:rFonts w:eastAsiaTheme="majorEastAsia"/>
        </w:rPr>
        <w:t xml:space="preserve"> data from Ankara  are deployed successfully</w:t>
      </w:r>
      <w:r w:rsidR="00812B15">
        <w:rPr>
          <w:rFonts w:eastAsiaTheme="majorEastAsia"/>
        </w:rPr>
        <w:t>. D</w:t>
      </w:r>
      <w:r>
        <w:rPr>
          <w:rFonts w:eastAsiaTheme="majorEastAsia"/>
        </w:rPr>
        <w:t xml:space="preserve">ata from Madrid, Barcelona and İstanbul are expected </w:t>
      </w:r>
      <w:proofErr w:type="gramStart"/>
      <w:r>
        <w:rPr>
          <w:rFonts w:eastAsiaTheme="majorEastAsia"/>
        </w:rPr>
        <w:t>to  migrate</w:t>
      </w:r>
      <w:proofErr w:type="gramEnd"/>
      <w:r>
        <w:rPr>
          <w:rFonts w:eastAsiaTheme="majorEastAsia"/>
        </w:rPr>
        <w:t xml:space="preserve"> from the sources by the end of  project.</w:t>
      </w:r>
      <w:ins w:id="777" w:author="GULTUGCE" w:date="2018-09-09T15:28:00Z">
        <w:r w:rsidR="00154F0A">
          <w:rPr>
            <w:rFonts w:eastAsiaTheme="majorEastAsia"/>
          </w:rPr>
          <w:t xml:space="preserve"> Mobile application for urgent cases is developed and </w:t>
        </w:r>
      </w:ins>
      <w:ins w:id="778" w:author="GULTUGCE" w:date="2018-09-09T15:29:00Z">
        <w:r w:rsidR="00154F0A">
          <w:rPr>
            <w:rFonts w:ascii="Calibri" w:hAnsi="Calibri" w:cs="Calibri"/>
            <w:color w:val="222222"/>
            <w:sz w:val="22"/>
            <w:szCs w:val="22"/>
            <w:shd w:val="clear" w:color="auto" w:fill="FFFFFF"/>
          </w:rPr>
          <w:t xml:space="preserve">Multi Model Route </w:t>
        </w:r>
        <w:proofErr w:type="gramStart"/>
        <w:r w:rsidR="00154F0A">
          <w:rPr>
            <w:rFonts w:ascii="Calibri" w:hAnsi="Calibri" w:cs="Calibri"/>
            <w:color w:val="222222"/>
            <w:sz w:val="22"/>
            <w:szCs w:val="22"/>
            <w:shd w:val="clear" w:color="auto" w:fill="FFFFFF"/>
          </w:rPr>
          <w:t>Planning</w:t>
        </w:r>
      </w:ins>
      <w:r w:rsidR="00812B15">
        <w:rPr>
          <w:rFonts w:eastAsiaTheme="majorEastAsia"/>
        </w:rPr>
        <w:t xml:space="preserve"> </w:t>
      </w:r>
      <w:ins w:id="779" w:author="GULTUGCE" w:date="2018-09-09T15:29:00Z">
        <w:r w:rsidR="00154F0A">
          <w:rPr>
            <w:rFonts w:eastAsiaTheme="majorEastAsia"/>
          </w:rPr>
          <w:t xml:space="preserve"> application</w:t>
        </w:r>
        <w:proofErr w:type="gramEnd"/>
        <w:r w:rsidR="00154F0A">
          <w:rPr>
            <w:rFonts w:eastAsiaTheme="majorEastAsia"/>
          </w:rPr>
          <w:t xml:space="preserve"> is improved. </w:t>
        </w:r>
      </w:ins>
      <w:ins w:id="780" w:author="GULTUGCE" w:date="2018-09-09T15:30:00Z">
        <w:r w:rsidR="00154F0A">
          <w:rPr>
            <w:rFonts w:eastAsiaTheme="majorEastAsia"/>
          </w:rPr>
          <w:t xml:space="preserve">  </w:t>
        </w:r>
        <w:r w:rsidR="00154F0A">
          <w:rPr>
            <w:rFonts w:ascii="Calibri" w:hAnsi="Calibri" w:cs="Calibri"/>
            <w:color w:val="222222"/>
            <w:sz w:val="22"/>
            <w:szCs w:val="22"/>
            <w:shd w:val="clear" w:color="auto" w:fill="FFFFFF"/>
          </w:rPr>
          <w:t xml:space="preserve">Web Based Management </w:t>
        </w:r>
        <w:proofErr w:type="gramStart"/>
        <w:r w:rsidR="00154F0A">
          <w:rPr>
            <w:rFonts w:ascii="Calibri" w:hAnsi="Calibri" w:cs="Calibri"/>
            <w:color w:val="222222"/>
            <w:sz w:val="22"/>
            <w:szCs w:val="22"/>
            <w:shd w:val="clear" w:color="auto" w:fill="FFFFFF"/>
          </w:rPr>
          <w:t>Platform</w:t>
        </w:r>
        <w:r w:rsidR="00154F0A">
          <w:rPr>
            <w:rFonts w:ascii="Calibri" w:hAnsi="Calibri" w:cs="Calibri"/>
            <w:color w:val="222222"/>
            <w:sz w:val="22"/>
            <w:szCs w:val="22"/>
            <w:shd w:val="clear" w:color="auto" w:fill="FFFFFF"/>
          </w:rPr>
          <w:t xml:space="preserve">  to</w:t>
        </w:r>
        <w:proofErr w:type="gramEnd"/>
        <w:r w:rsidR="00154F0A">
          <w:rPr>
            <w:rFonts w:ascii="Calibri" w:hAnsi="Calibri" w:cs="Calibri"/>
            <w:color w:val="222222"/>
            <w:sz w:val="22"/>
            <w:szCs w:val="22"/>
            <w:shd w:val="clear" w:color="auto" w:fill="FFFFFF"/>
          </w:rPr>
          <w:t xml:space="preserve"> track customer behaviour </w:t>
        </w:r>
      </w:ins>
      <w:ins w:id="781" w:author="GULTUGCE" w:date="2018-09-09T15:31:00Z">
        <w:r w:rsidR="00154F0A">
          <w:rPr>
            <w:rFonts w:ascii="Calibri" w:hAnsi="Calibri" w:cs="Calibri"/>
            <w:color w:val="222222"/>
            <w:sz w:val="22"/>
            <w:szCs w:val="22"/>
            <w:shd w:val="clear" w:color="auto" w:fill="FFFFFF"/>
          </w:rPr>
          <w:t>is expected to be completed</w:t>
        </w:r>
      </w:ins>
      <w:ins w:id="782" w:author="GULTUGCE" w:date="2018-09-09T15:30:00Z">
        <w:r w:rsidR="00154F0A">
          <w:rPr>
            <w:rFonts w:ascii="Calibri" w:hAnsi="Calibri" w:cs="Calibri"/>
            <w:color w:val="222222"/>
            <w:sz w:val="22"/>
            <w:szCs w:val="22"/>
            <w:shd w:val="clear" w:color="auto" w:fill="FFFFFF"/>
          </w:rPr>
          <w:t>.</w:t>
        </w:r>
      </w:ins>
      <w:r w:rsidR="00812B15">
        <w:rPr>
          <w:rFonts w:eastAsiaTheme="majorEastAsia"/>
        </w:rPr>
        <w:t xml:space="preserve"> The integration </w:t>
      </w:r>
      <w:proofErr w:type="gramStart"/>
      <w:r w:rsidR="00812B15">
        <w:rPr>
          <w:rFonts w:eastAsiaTheme="majorEastAsia"/>
        </w:rPr>
        <w:t>of  all</w:t>
      </w:r>
      <w:proofErr w:type="gramEnd"/>
      <w:r>
        <w:rPr>
          <w:rFonts w:eastAsiaTheme="majorEastAsia"/>
        </w:rPr>
        <w:t xml:space="preserve">  developed platforms</w:t>
      </w:r>
      <w:del w:id="783" w:author="GULTUGCE" w:date="2018-09-09T15:27:00Z">
        <w:r w:rsidDel="00154F0A">
          <w:rPr>
            <w:rFonts w:eastAsiaTheme="majorEastAsia"/>
          </w:rPr>
          <w:delText xml:space="preserve"> </w:delText>
        </w:r>
      </w:del>
      <w:ins w:id="784" w:author="GULTUGCE" w:date="2018-09-09T15:30:00Z">
        <w:r w:rsidR="00154F0A">
          <w:rPr>
            <w:rFonts w:eastAsiaTheme="majorEastAsia"/>
          </w:rPr>
          <w:t xml:space="preserve"> is </w:t>
        </w:r>
      </w:ins>
      <w:del w:id="785" w:author="GULTUGCE" w:date="2018-09-09T15:27:00Z">
        <w:r w:rsidR="00812B15" w:rsidDel="00154F0A">
          <w:rPr>
            <w:rFonts w:eastAsiaTheme="majorEastAsia"/>
          </w:rPr>
          <w:delText xml:space="preserve"> was</w:delText>
        </w:r>
      </w:del>
      <w:r w:rsidR="00812B15">
        <w:rPr>
          <w:rFonts w:eastAsiaTheme="majorEastAsia"/>
        </w:rPr>
        <w:t xml:space="preserve"> done </w:t>
      </w:r>
      <w:r>
        <w:rPr>
          <w:rFonts w:eastAsiaTheme="majorEastAsia"/>
        </w:rPr>
        <w:t xml:space="preserve">successfully. </w:t>
      </w:r>
      <w:r w:rsidR="00812B15" w:rsidRPr="00812B15">
        <w:rPr>
          <w:rFonts w:eastAsiaTheme="majorEastAsia"/>
        </w:rPr>
        <w:t>Smart Adv</w:t>
      </w:r>
      <w:r w:rsidR="00812B15">
        <w:rPr>
          <w:rFonts w:eastAsiaTheme="majorEastAsia"/>
        </w:rPr>
        <w:t>ertising Video Streaming was</w:t>
      </w:r>
      <w:r w:rsidR="00812B15" w:rsidRPr="00812B15">
        <w:rPr>
          <w:rFonts w:eastAsiaTheme="majorEastAsia"/>
        </w:rPr>
        <w:t xml:space="preserve"> improved.</w:t>
      </w:r>
    </w:p>
    <w:p w14:paraId="75BC528F" w14:textId="61443C32" w:rsidR="00292713" w:rsidRDefault="00292713" w:rsidP="00292713">
      <w:pPr>
        <w:pStyle w:val="ITEAHeading2"/>
        <w:rPr>
          <w:lang w:eastAsia="en-US"/>
        </w:rPr>
      </w:pPr>
      <w:bookmarkStart w:id="786" w:name="_Toc501033808"/>
      <w:r>
        <w:rPr>
          <w:lang w:eastAsia="en-US"/>
        </w:rPr>
        <w:lastRenderedPageBreak/>
        <w:t>Details of technical progress per work package</w:t>
      </w:r>
      <w:bookmarkEnd w:id="786"/>
    </w:p>
    <w:p w14:paraId="5B0A0968" w14:textId="2B17D49E" w:rsidR="00EE3A2B" w:rsidRDefault="00EE3A2B" w:rsidP="00EE3A2B">
      <w:pPr>
        <w:pStyle w:val="ITEAInstructions"/>
        <w:rPr>
          <w:lang w:eastAsia="en-US"/>
        </w:rPr>
      </w:pPr>
      <w:bookmarkStart w:id="787" w:name="_Hlk484595972"/>
      <w:r w:rsidRPr="00EE3A2B">
        <w:rPr>
          <w:lang w:eastAsia="en-US"/>
        </w:rPr>
        <w:t xml:space="preserve">The project leader is asked to request all WP leaders (of active WPs) to provide him/her with their WP-specific next technical targets. </w:t>
      </w:r>
      <w:bookmarkEnd w:id="787"/>
      <w:r>
        <w:rPr>
          <w:lang w:eastAsia="en-US"/>
        </w:rPr>
        <w:t xml:space="preserve">Each WP leader has to go to the “Work package descriptions” tab for the specific Progress Report - selectable via the </w:t>
      </w:r>
      <w:r w:rsidRPr="00D07282">
        <w:rPr>
          <w:b/>
          <w:lang w:eastAsia="en-US"/>
        </w:rPr>
        <w:t>project’s</w:t>
      </w:r>
      <w:r>
        <w:rPr>
          <w:lang w:eastAsia="en-US"/>
        </w:rPr>
        <w:t xml:space="preserve"> “Reporting” tab &gt; “Progress reports” subcategory on the ITEA Community website to fill in the requested field:</w:t>
      </w:r>
    </w:p>
    <w:p w14:paraId="3F645171" w14:textId="4AD49BE3" w:rsidR="00292713" w:rsidRDefault="00292713" w:rsidP="00767D55">
      <w:pPr>
        <w:pStyle w:val="ITEAInstructionsBullet"/>
        <w:rPr>
          <w:lang w:eastAsia="en-US"/>
        </w:rPr>
      </w:pPr>
      <w:r>
        <w:rPr>
          <w:lang w:eastAsia="en-US"/>
        </w:rPr>
        <w:t>From the “Work package descriptions” tab, each WP leader needs to update the description of his/her WP for the current reporting period by selecting the ‘Edit’ icon in the “Description” column.</w:t>
      </w:r>
      <w:r w:rsidR="00DF7D9B">
        <w:rPr>
          <w:lang w:eastAsia="en-US"/>
        </w:rPr>
        <w:t xml:space="preserve"> </w:t>
      </w:r>
      <w:r>
        <w:rPr>
          <w:lang w:eastAsia="en-US"/>
        </w:rPr>
        <w:t>Summarise the technical and quantitative results achieved in the reporting period by providing the equivalent of an “executive summary” for each active Work Package (WP) (maximum 1 page per WP, no lower boundary).</w:t>
      </w:r>
      <w:r w:rsidR="009D64DE" w:rsidRPr="00DF7D9B">
        <w:rPr>
          <w:u w:val="single"/>
          <w:lang w:eastAsia="en-US"/>
        </w:rPr>
        <w:t xml:space="preserve"> </w:t>
      </w:r>
    </w:p>
    <w:p w14:paraId="06953CF0" w14:textId="5553579B" w:rsidR="00292713" w:rsidRDefault="00292713" w:rsidP="00292713">
      <w:pPr>
        <w:pStyle w:val="ITEAInstructionsBullet"/>
        <w:rPr>
          <w:lang w:eastAsia="en-US"/>
        </w:rPr>
      </w:pPr>
      <w:r>
        <w:rPr>
          <w:lang w:eastAsia="en-US"/>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264F7158" w14:textId="513F2A88" w:rsidR="00292713" w:rsidRPr="007708A3" w:rsidRDefault="00292713" w:rsidP="00292713">
      <w:pPr>
        <w:pStyle w:val="ITEAInstructions"/>
        <w:rPr>
          <w:lang w:eastAsia="en-US"/>
        </w:rPr>
      </w:pPr>
      <w:r>
        <w:rPr>
          <w:lang w:eastAsia="en-US"/>
        </w:rPr>
        <w:t>It is recommended that the project leader uses these summaries to provide the “Top 4 technical achievements” (cf. §</w:t>
      </w:r>
      <w:r w:rsidR="007A5B1F">
        <w:rPr>
          <w:lang w:eastAsia="en-US"/>
        </w:rPr>
        <w:t>4</w:t>
      </w:r>
      <w:r>
        <w:rPr>
          <w:lang w:eastAsia="en-US"/>
        </w:rPr>
        <w:t>.1.1) and the “Top 4 next technical targets” (cf. §</w:t>
      </w:r>
      <w:r w:rsidR="007A5B1F">
        <w:rPr>
          <w:lang w:eastAsia="en-US"/>
        </w:rPr>
        <w:t>4</w:t>
      </w:r>
      <w:r>
        <w:rPr>
          <w:lang w:eastAsia="en-US"/>
        </w:rPr>
        <w:t>.1.2).</w:t>
      </w:r>
    </w:p>
    <w:p w14:paraId="50BC129C" w14:textId="77777777" w:rsidR="00292713" w:rsidRDefault="00292713" w:rsidP="00292713">
      <w:pPr>
        <w:pStyle w:val="ITEAAutoGeneratedSection"/>
        <w:rPr>
          <w:lang w:eastAsia="en-US"/>
        </w:rPr>
      </w:pPr>
      <w:r>
        <w:rPr>
          <w:lang w:eastAsia="en-US"/>
        </w:rPr>
        <w:t>Auto-generated section: input to be provided only on the Community website.</w:t>
      </w:r>
    </w:p>
    <w:p w14:paraId="418F4614" w14:textId="2FD582E0" w:rsidR="00292713" w:rsidRDefault="00292713" w:rsidP="00292713">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0E40933F" w14:textId="131902DB" w:rsidR="00351DBC" w:rsidRDefault="00F6436C" w:rsidP="00351DBC">
      <w:pPr>
        <w:pStyle w:val="ITEAHeading2"/>
        <w:rPr>
          <w:color w:val="808080" w:themeColor="background1" w:themeShade="80"/>
          <w:lang w:eastAsia="en-US"/>
        </w:rPr>
      </w:pPr>
      <w:bookmarkStart w:id="788" w:name="_Toc501033809"/>
      <w:r>
        <w:rPr>
          <w:color w:val="808080" w:themeColor="background1" w:themeShade="80"/>
          <w:lang w:eastAsia="en-US"/>
        </w:rPr>
        <w:t xml:space="preserve">Per partner </w:t>
      </w:r>
      <w:r w:rsidR="003C4903">
        <w:rPr>
          <w:color w:val="808080" w:themeColor="background1" w:themeShade="80"/>
          <w:lang w:eastAsia="en-US"/>
        </w:rPr>
        <w:t>progress during the reporting period</w:t>
      </w:r>
      <w:bookmarkEnd w:id="788"/>
      <w:r w:rsidR="003C4903">
        <w:rPr>
          <w:color w:val="808080" w:themeColor="background1" w:themeShade="80"/>
          <w:lang w:eastAsia="en-US"/>
        </w:rPr>
        <w:t xml:space="preserve"> </w:t>
      </w:r>
    </w:p>
    <w:p w14:paraId="7F3FE2ED" w14:textId="647777BB" w:rsidR="00355593" w:rsidRDefault="00355593" w:rsidP="00E81FAC">
      <w:pPr>
        <w:pStyle w:val="ITEAInstructions"/>
        <w:rPr>
          <w:lang w:eastAsia="en-US"/>
        </w:rPr>
      </w:pPr>
      <w:r>
        <w:rPr>
          <w:lang w:eastAsia="en-US"/>
        </w:rPr>
        <w:t xml:space="preserve">All project partners need to </w:t>
      </w:r>
      <w:r w:rsidRPr="00E81FAC">
        <w:rPr>
          <w:lang w:eastAsia="en-US"/>
        </w:rPr>
        <w:t>fill in all the required fields in their respective “Reporting” tab</w:t>
      </w:r>
      <w:r>
        <w:rPr>
          <w:lang w:eastAsia="en-US"/>
        </w:rPr>
        <w:t xml:space="preserve"> on the ITEA Community website. </w:t>
      </w:r>
      <w:r w:rsidR="00BC62E7">
        <w:rPr>
          <w:lang w:eastAsia="en-US"/>
        </w:rPr>
        <w:t>The “</w:t>
      </w:r>
      <w:r>
        <w:rPr>
          <w:lang w:eastAsia="en-US"/>
        </w:rPr>
        <w:t>Reporting</w:t>
      </w:r>
      <w:r w:rsidR="00BC62E7">
        <w:rPr>
          <w:lang w:eastAsia="en-US"/>
        </w:rPr>
        <w:t>”</w:t>
      </w:r>
      <w:r>
        <w:rPr>
          <w:lang w:eastAsia="en-US"/>
        </w:rPr>
        <w:t xml:space="preserve"> tab consists of </w:t>
      </w:r>
      <w:r w:rsidR="00BC62E7">
        <w:rPr>
          <w:lang w:eastAsia="en-US"/>
        </w:rPr>
        <w:t>a R</w:t>
      </w:r>
      <w:r>
        <w:rPr>
          <w:lang w:eastAsia="en-US"/>
        </w:rPr>
        <w:t>eport per period</w:t>
      </w:r>
      <w:r w:rsidR="008204AC">
        <w:rPr>
          <w:lang w:eastAsia="en-US"/>
        </w:rPr>
        <w:t xml:space="preserve"> section</w:t>
      </w:r>
      <w:r>
        <w:rPr>
          <w:lang w:eastAsia="en-US"/>
        </w:rPr>
        <w:t xml:space="preserve"> and </w:t>
      </w:r>
      <w:r w:rsidR="00BC62E7">
        <w:rPr>
          <w:lang w:eastAsia="en-US"/>
        </w:rPr>
        <w:t xml:space="preserve">an </w:t>
      </w:r>
      <w:r>
        <w:rPr>
          <w:lang w:eastAsia="en-US"/>
        </w:rPr>
        <w:t>Exploitation related achievements (ERAs) report</w:t>
      </w:r>
      <w:r w:rsidR="008204AC">
        <w:rPr>
          <w:lang w:eastAsia="en-US"/>
        </w:rPr>
        <w:t xml:space="preserve"> section</w:t>
      </w:r>
      <w:r>
        <w:rPr>
          <w:lang w:eastAsia="en-US"/>
        </w:rPr>
        <w:t xml:space="preserve">. </w:t>
      </w:r>
    </w:p>
    <w:p w14:paraId="1507384A" w14:textId="35FF43C4" w:rsidR="00355593" w:rsidRDefault="00751599" w:rsidP="00E81FAC">
      <w:pPr>
        <w:pStyle w:val="ITEAInstructions"/>
        <w:rPr>
          <w:lang w:eastAsia="en-US"/>
        </w:rPr>
      </w:pPr>
      <w:r>
        <w:rPr>
          <w:lang w:eastAsia="en-US"/>
        </w:rPr>
        <w:t>With regards to</w:t>
      </w:r>
      <w:r w:rsidR="0067680B">
        <w:rPr>
          <w:lang w:eastAsia="en-US"/>
        </w:rPr>
        <w:t xml:space="preserve"> </w:t>
      </w:r>
      <w:r w:rsidR="0067680B" w:rsidRPr="00E81FAC">
        <w:rPr>
          <w:lang w:eastAsia="en-US"/>
        </w:rPr>
        <w:t>§</w:t>
      </w:r>
      <w:r w:rsidR="00D0103A">
        <w:rPr>
          <w:lang w:eastAsia="en-US"/>
        </w:rPr>
        <w:t>4.3</w:t>
      </w:r>
      <w:r w:rsidR="00203CAB">
        <w:rPr>
          <w:lang w:eastAsia="en-US"/>
        </w:rPr>
        <w:t>.1</w:t>
      </w:r>
      <w:r w:rsidR="00355593">
        <w:rPr>
          <w:lang w:eastAsia="en-US"/>
        </w:rPr>
        <w:t xml:space="preserve"> Partner’</w:t>
      </w:r>
      <w:r w:rsidR="00BC62E7">
        <w:rPr>
          <w:lang w:eastAsia="en-US"/>
        </w:rPr>
        <w:t>s</w:t>
      </w:r>
      <w:r w:rsidR="00355593">
        <w:rPr>
          <w:lang w:eastAsia="en-US"/>
        </w:rPr>
        <w:t xml:space="preserve"> main contribution and effort</w:t>
      </w:r>
      <w:r w:rsidR="0067680B">
        <w:rPr>
          <w:lang w:eastAsia="en-US"/>
        </w:rPr>
        <w:t xml:space="preserve"> and </w:t>
      </w:r>
      <w:r w:rsidR="0067680B" w:rsidRPr="00E81FAC">
        <w:rPr>
          <w:lang w:eastAsia="en-US"/>
        </w:rPr>
        <w:t>§</w:t>
      </w:r>
      <w:r w:rsidR="00D0103A">
        <w:rPr>
          <w:lang w:eastAsia="en-US"/>
        </w:rPr>
        <w:t>4.3</w:t>
      </w:r>
      <w:r w:rsidR="0067680B">
        <w:rPr>
          <w:lang w:eastAsia="en-US"/>
        </w:rPr>
        <w:t>.2</w:t>
      </w:r>
      <w:r w:rsidR="00355593">
        <w:rPr>
          <w:lang w:eastAsia="en-US"/>
        </w:rPr>
        <w:t xml:space="preserve"> Actual vs. Planned effort overview</w:t>
      </w:r>
      <w:r>
        <w:rPr>
          <w:lang w:eastAsia="en-US"/>
        </w:rPr>
        <w:t>,</w:t>
      </w:r>
      <w:r w:rsidR="00E81FAC" w:rsidRPr="00E81FAC">
        <w:rPr>
          <w:lang w:eastAsia="en-US"/>
        </w:rPr>
        <w:t xml:space="preserve"> </w:t>
      </w:r>
      <w:r w:rsidR="00355593">
        <w:rPr>
          <w:lang w:eastAsia="en-US"/>
        </w:rPr>
        <w:t xml:space="preserve">the related fields </w:t>
      </w:r>
      <w:r w:rsidR="00BC62E7">
        <w:rPr>
          <w:lang w:eastAsia="en-US"/>
        </w:rPr>
        <w:t xml:space="preserve">can be </w:t>
      </w:r>
      <w:r w:rsidR="00355593">
        <w:rPr>
          <w:lang w:eastAsia="en-US"/>
        </w:rPr>
        <w:t xml:space="preserve">found </w:t>
      </w:r>
      <w:r w:rsidR="00BC62E7">
        <w:rPr>
          <w:lang w:eastAsia="en-US"/>
        </w:rPr>
        <w:t xml:space="preserve">in </w:t>
      </w:r>
      <w:r w:rsidR="00355593">
        <w:rPr>
          <w:lang w:eastAsia="en-US"/>
        </w:rPr>
        <w:t xml:space="preserve">the </w:t>
      </w:r>
      <w:r w:rsidR="001C1283">
        <w:rPr>
          <w:lang w:eastAsia="en-US"/>
        </w:rPr>
        <w:t>R</w:t>
      </w:r>
      <w:r w:rsidR="00355593">
        <w:rPr>
          <w:lang w:eastAsia="en-US"/>
        </w:rPr>
        <w:t>eport per period</w:t>
      </w:r>
      <w:r w:rsidR="008204AC">
        <w:rPr>
          <w:lang w:eastAsia="en-US"/>
        </w:rPr>
        <w:t xml:space="preserve"> section</w:t>
      </w:r>
      <w:r w:rsidR="00355593">
        <w:rPr>
          <w:lang w:eastAsia="en-US"/>
        </w:rPr>
        <w:t xml:space="preserve">. </w:t>
      </w:r>
    </w:p>
    <w:p w14:paraId="18D7B0B6" w14:textId="1CD792BE" w:rsidR="00E81FAC" w:rsidRPr="00E81FAC" w:rsidRDefault="00355593" w:rsidP="00E81FAC">
      <w:pPr>
        <w:pStyle w:val="ITEAInstructions"/>
        <w:rPr>
          <w:lang w:eastAsia="en-US"/>
        </w:rPr>
      </w:pPr>
      <w:r>
        <w:rPr>
          <w:lang w:eastAsia="en-US"/>
        </w:rPr>
        <w:t>P</w:t>
      </w:r>
      <w:r w:rsidR="00E81FAC" w:rsidRPr="00E81FAC">
        <w:rPr>
          <w:lang w:eastAsia="en-US"/>
        </w:rPr>
        <w:t>artners are asked to provide a short summary (in one or two sentences) of their respective main contributi</w:t>
      </w:r>
      <w:r w:rsidR="0067680B">
        <w:rPr>
          <w:lang w:eastAsia="en-US"/>
        </w:rPr>
        <w:t>ons during the reporting period</w:t>
      </w:r>
      <w:r w:rsidR="00751599">
        <w:rPr>
          <w:lang w:eastAsia="en-US"/>
        </w:rPr>
        <w:t xml:space="preserve">, as well as actual effort that has been actually invested from its start to the end of the reporting period. In case the difference between planned effort and actual effort are is more than 20%, </w:t>
      </w:r>
      <w:r w:rsidR="00F113B0">
        <w:rPr>
          <w:lang w:eastAsia="en-US"/>
        </w:rPr>
        <w:t xml:space="preserve">the </w:t>
      </w:r>
      <w:r w:rsidR="00751599">
        <w:rPr>
          <w:lang w:eastAsia="en-US"/>
        </w:rPr>
        <w:t xml:space="preserve">cause of the discrepancy must be </w:t>
      </w:r>
      <w:r w:rsidR="00095480">
        <w:rPr>
          <w:lang w:eastAsia="en-US"/>
        </w:rPr>
        <w:t>explained</w:t>
      </w:r>
      <w:r w:rsidR="00FF2D24">
        <w:rPr>
          <w:lang w:eastAsia="en-US"/>
        </w:rPr>
        <w:t xml:space="preserve">. </w:t>
      </w:r>
    </w:p>
    <w:p w14:paraId="5308F471" w14:textId="4FFFAFA6" w:rsidR="00A7546D" w:rsidRDefault="00981FD9" w:rsidP="00A7546D">
      <w:pPr>
        <w:pStyle w:val="ITEAHeading3"/>
        <w:rPr>
          <w:lang w:eastAsia="en-US"/>
        </w:rPr>
      </w:pPr>
      <w:r>
        <w:rPr>
          <w:lang w:eastAsia="en-US"/>
        </w:rPr>
        <w:t>Partner’s main contribution and effort</w:t>
      </w:r>
      <w:r w:rsidR="00751599">
        <w:rPr>
          <w:lang w:eastAsia="en-US"/>
        </w:rPr>
        <w:t xml:space="preserve"> </w:t>
      </w:r>
    </w:p>
    <w:p w14:paraId="29800A49" w14:textId="77777777" w:rsidR="00524A05" w:rsidRDefault="00524A05" w:rsidP="00524A05">
      <w:pPr>
        <w:pStyle w:val="ITEAAutoGeneratedSection"/>
        <w:rPr>
          <w:lang w:eastAsia="en-US"/>
        </w:rPr>
      </w:pPr>
      <w:r>
        <w:rPr>
          <w:lang w:eastAsia="en-US"/>
        </w:rPr>
        <w:t>Auto-generated section: input to be provided only on the Community website.</w:t>
      </w:r>
    </w:p>
    <w:p w14:paraId="3952C0F6" w14:textId="301752E2" w:rsidR="00524A05" w:rsidRPr="00150F33" w:rsidRDefault="00524A05" w:rsidP="00524A05">
      <w:pPr>
        <w:pStyle w:val="ITEAAutoGeneratedSection"/>
        <w:rPr>
          <w:lang w:eastAsia="en-US"/>
        </w:rPr>
      </w:pPr>
      <w:r>
        <w:rPr>
          <w:lang w:eastAsia="en-US"/>
        </w:rPr>
        <w:lastRenderedPageBreak/>
        <w:t>Do not remove or modify in any way the sections having these notations throughout the whole Annex template since they are needed to automatically merge the information provided via the ITEA Community website with your uploaded Annex document.</w:t>
      </w:r>
    </w:p>
    <w:p w14:paraId="30963C22" w14:textId="59EC4427" w:rsidR="00351DBC" w:rsidRDefault="005E69F8" w:rsidP="005E69F8">
      <w:pPr>
        <w:pStyle w:val="ITEAHeading3"/>
        <w:rPr>
          <w:lang w:eastAsia="en-US"/>
        </w:rPr>
      </w:pPr>
      <w:r>
        <w:rPr>
          <w:lang w:eastAsia="en-US"/>
        </w:rPr>
        <w:t>Actual vs. Planned effort</w:t>
      </w:r>
      <w:r w:rsidR="00687084">
        <w:rPr>
          <w:lang w:eastAsia="en-US"/>
        </w:rPr>
        <w:t xml:space="preserve"> overview</w:t>
      </w:r>
    </w:p>
    <w:p w14:paraId="73EA7CF0" w14:textId="77777777" w:rsidR="00524A05" w:rsidRDefault="00524A05" w:rsidP="00524A05">
      <w:pPr>
        <w:pStyle w:val="ITEAAutoGeneratedSection"/>
        <w:rPr>
          <w:lang w:eastAsia="en-US"/>
        </w:rPr>
      </w:pPr>
      <w:r>
        <w:rPr>
          <w:lang w:eastAsia="en-US"/>
        </w:rPr>
        <w:t>Auto-generated section: input to be provided only on the Community website.</w:t>
      </w:r>
    </w:p>
    <w:p w14:paraId="38D3BEF9" w14:textId="05C807E4" w:rsidR="00351DBC"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2AE70FD3" w14:textId="35D3B359" w:rsidR="00824BF2" w:rsidRDefault="00824BF2" w:rsidP="00824BF2">
      <w:pPr>
        <w:pStyle w:val="ITEABodyText"/>
        <w:rPr>
          <w:lang w:eastAsia="en-US"/>
        </w:rPr>
      </w:pPr>
      <w:bookmarkStart w:id="789" w:name="_Toc500168083"/>
      <w:bookmarkEnd w:id="789"/>
    </w:p>
    <w:p w14:paraId="692689C7" w14:textId="4E73C929" w:rsidR="00255373" w:rsidRDefault="00EE6385" w:rsidP="00B11925">
      <w:pPr>
        <w:pStyle w:val="ITEAHeading1"/>
      </w:pPr>
      <w:bookmarkStart w:id="790" w:name="_Toc500168084"/>
      <w:bookmarkStart w:id="791" w:name="_Toc501033810"/>
      <w:bookmarkEnd w:id="790"/>
      <w:r>
        <w:lastRenderedPageBreak/>
        <w:t xml:space="preserve">Feedback to previous </w:t>
      </w:r>
      <w:r w:rsidR="00B11925">
        <w:t>STG remarks</w:t>
      </w:r>
      <w:bookmarkEnd w:id="791"/>
      <w:r w:rsidR="00B11925">
        <w:t xml:space="preserve"> </w:t>
      </w:r>
    </w:p>
    <w:p w14:paraId="3B1D1D32" w14:textId="728E4350" w:rsidR="008F5A18" w:rsidRDefault="008F5A18" w:rsidP="00D411C3">
      <w:pPr>
        <w:pStyle w:val="ITEAInstructions"/>
        <w:rPr>
          <w:lang w:eastAsia="en-US"/>
        </w:rPr>
      </w:pPr>
      <w:r>
        <w:rPr>
          <w:lang w:eastAsia="en-US"/>
        </w:rPr>
        <w:t>Th</w:t>
      </w:r>
      <w:r w:rsidR="006239AB">
        <w:rPr>
          <w:lang w:eastAsia="en-US"/>
        </w:rPr>
        <w:t>is</w:t>
      </w:r>
      <w:r>
        <w:rPr>
          <w:lang w:eastAsia="en-US"/>
        </w:rPr>
        <w:t xml:space="preserve"> text field is meant for the consortium to react to previous remarks from the Steering Group (STG), i.e. fro</w:t>
      </w:r>
      <w:r w:rsidR="005516E4">
        <w:rPr>
          <w:lang w:eastAsia="en-US"/>
        </w:rPr>
        <w:t>m</w:t>
      </w:r>
      <w:r>
        <w:rPr>
          <w:lang w:eastAsia="en-US"/>
        </w:rPr>
        <w:t xml:space="preserve"> the latest FPP evaluation</w:t>
      </w:r>
      <w:r w:rsidR="006239AB">
        <w:rPr>
          <w:lang w:eastAsia="en-US"/>
        </w:rPr>
        <w:t>,</w:t>
      </w:r>
      <w:r>
        <w:rPr>
          <w:lang w:eastAsia="en-US"/>
        </w:rPr>
        <w:t xml:space="preserve"> CR evaluat</w:t>
      </w:r>
      <w:r w:rsidR="005516E4">
        <w:rPr>
          <w:lang w:eastAsia="en-US"/>
        </w:rPr>
        <w:t>ion, l</w:t>
      </w:r>
      <w:r w:rsidR="00DE568C">
        <w:rPr>
          <w:lang w:eastAsia="en-US"/>
        </w:rPr>
        <w:t>atest PPR</w:t>
      </w:r>
      <w:r w:rsidR="005516E4">
        <w:rPr>
          <w:lang w:eastAsia="en-US"/>
        </w:rPr>
        <w:t xml:space="preserve"> and/ or review. </w:t>
      </w:r>
      <w:r>
        <w:rPr>
          <w:lang w:eastAsia="en-US"/>
        </w:rPr>
        <w:t xml:space="preserve">It can also be used to ask for recommendations from the STG (in which case the question should be detailed enough for any feedback to be possible). </w:t>
      </w:r>
    </w:p>
    <w:p w14:paraId="0680903B" w14:textId="56B9395D" w:rsidR="00B11925" w:rsidRPr="00B11925" w:rsidRDefault="008F5A18" w:rsidP="00D411C3">
      <w:pPr>
        <w:pStyle w:val="ITEABodyText"/>
        <w:rPr>
          <w:lang w:eastAsia="en-US"/>
        </w:rPr>
      </w:pPr>
      <w:r>
        <w:rPr>
          <w:lang w:eastAsia="en-US"/>
        </w:rPr>
        <w:t>&lt; &gt;</w:t>
      </w:r>
    </w:p>
    <w:sectPr w:rsidR="00B11925" w:rsidRPr="00B11925" w:rsidSect="00BF5F63">
      <w:headerReference w:type="default" r:id="rId20"/>
      <w:footerReference w:type="default" r:id="rId21"/>
      <w:headerReference w:type="first" r:id="rId22"/>
      <w:footerReference w:type="first" r:id="rId23"/>
      <w:pgSz w:w="11906" w:h="16838"/>
      <w:pgMar w:top="2371" w:right="1418" w:bottom="851" w:left="1418" w:header="567" w:footer="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50" w:author="Gul Tugce Yurtseven" w:date="2018-08-17T12:30:00Z" w:initials="GTY">
    <w:p w14:paraId="590655A4" w14:textId="6E6AE8A2" w:rsidR="004F65D4" w:rsidRDefault="004F65D4">
      <w:pPr>
        <w:pStyle w:val="CommentText"/>
      </w:pPr>
      <w:r>
        <w:rPr>
          <w:rStyle w:val="CommentReference"/>
        </w:rPr>
        <w:annotationRef/>
      </w:r>
      <w:r>
        <w:t xml:space="preserve">Bu partı değiştir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0655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0655A4" w16cid:durableId="1F213E7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F78C8" w14:textId="77777777" w:rsidR="00F44CD4" w:rsidRDefault="00F44CD4" w:rsidP="00963638">
      <w:r>
        <w:separator/>
      </w:r>
    </w:p>
  </w:endnote>
  <w:endnote w:type="continuationSeparator" w:id="0">
    <w:p w14:paraId="36A7C1A2" w14:textId="77777777" w:rsidR="00F44CD4" w:rsidRDefault="00F44CD4"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77"/>
      <w:gridCol w:w="7293"/>
    </w:tblGrid>
    <w:tr w:rsidR="004F65D4" w:rsidRPr="007F744A" w14:paraId="143819CE" w14:textId="77777777" w:rsidTr="00BF5F63">
      <w:trPr>
        <w:trHeight w:val="340"/>
      </w:trPr>
      <w:tc>
        <w:tcPr>
          <w:tcW w:w="1809" w:type="dxa"/>
          <w:shd w:val="clear" w:color="auto" w:fill="auto"/>
        </w:tcPr>
        <w:p w14:paraId="625EA92D" w14:textId="17004793" w:rsidR="004F65D4" w:rsidRPr="00CA166C" w:rsidRDefault="004F65D4" w:rsidP="00606229">
          <w:pPr>
            <w:pStyle w:val="Footer"/>
            <w:rPr>
              <w:b/>
            </w:rPr>
          </w:pPr>
          <w:r w:rsidRPr="00CA166C">
            <w:rPr>
              <w:noProof/>
              <w:lang w:val="en-US" w:eastAsia="en-US"/>
            </w:rPr>
            <w:drawing>
              <wp:anchor distT="0" distB="0" distL="114300" distR="114300" simplePos="0" relativeHeight="251652096" behindDoc="1" locked="0" layoutInCell="1" allowOverlap="1" wp14:anchorId="173CF40C" wp14:editId="186B23D6">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154F0A">
            <w:rPr>
              <w:rStyle w:val="PageNumber"/>
              <w:rFonts w:cs="Arial"/>
              <w:noProof/>
              <w:szCs w:val="20"/>
            </w:rPr>
            <w:t>32</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154F0A">
            <w:rPr>
              <w:rStyle w:val="PageNumber"/>
              <w:rFonts w:cs="Arial"/>
              <w:b/>
              <w:noProof/>
              <w:szCs w:val="20"/>
            </w:rPr>
            <w:t>33</w:t>
          </w:r>
          <w:r w:rsidRPr="00CF6CCA">
            <w:rPr>
              <w:rStyle w:val="PageNumber"/>
              <w:rFonts w:cs="Arial"/>
              <w:szCs w:val="20"/>
            </w:rPr>
            <w:fldChar w:fldCharType="end"/>
          </w:r>
        </w:p>
      </w:tc>
      <w:tc>
        <w:tcPr>
          <w:tcW w:w="7477" w:type="dxa"/>
          <w:shd w:val="clear" w:color="auto" w:fill="auto"/>
        </w:tcPr>
        <w:p w14:paraId="648D1A55" w14:textId="68A4A62C" w:rsidR="004F65D4" w:rsidRPr="00CA166C" w:rsidRDefault="004F65D4" w:rsidP="009C52BC">
          <w:pPr>
            <w:pStyle w:val="Footer"/>
            <w:jc w:val="center"/>
            <w:rPr>
              <w:b/>
            </w:rPr>
          </w:pPr>
          <w:r>
            <w:t xml:space="preserve">                           Based on the ITEA 3 PPR Template December 2017</w:t>
          </w:r>
        </w:p>
      </w:tc>
    </w:tr>
  </w:tbl>
  <w:p w14:paraId="4742AF07" w14:textId="77777777" w:rsidR="004F65D4" w:rsidRPr="007F744A" w:rsidRDefault="004F65D4" w:rsidP="00CA166C">
    <w:pPr>
      <w:pStyle w:val="Footer"/>
    </w:pPr>
    <w:r>
      <w:rPr>
        <w:noProof/>
        <w:lang w:val="en-US" w:eastAsia="en-US"/>
      </w:rPr>
      <w:drawing>
        <wp:anchor distT="0" distB="0" distL="114300" distR="114300" simplePos="0" relativeHeight="251655168" behindDoc="1" locked="0" layoutInCell="1" allowOverlap="1" wp14:anchorId="614A9A6A" wp14:editId="0612ADE7">
          <wp:simplePos x="0" y="0"/>
          <wp:positionH relativeFrom="column">
            <wp:posOffset>4037330</wp:posOffset>
          </wp:positionH>
          <wp:positionV relativeFrom="paragraph">
            <wp:posOffset>-1495094</wp:posOffset>
          </wp:positionV>
          <wp:extent cx="2633980" cy="1633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6BE04" w14:textId="77777777" w:rsidR="004F65D4" w:rsidRPr="00D411C3" w:rsidRDefault="004F65D4" w:rsidP="00C431EC">
    <w:pPr>
      <w:pStyle w:val="Headersection2"/>
      <w:rPr>
        <w:color w:val="00A651" w:themeColor="accent1"/>
        <w:szCs w:val="18"/>
      </w:rPr>
    </w:pPr>
    <w:r w:rsidRPr="00D411C3">
      <w:rPr>
        <w:color w:val="00A651" w:themeColor="accent1"/>
        <w:szCs w:val="18"/>
      </w:rPr>
      <w:t>This document will be treated as strictly confidential. It will not be disclosed to anybody not having signed the ITEA Declaration of Non-Disclosure.</w:t>
    </w:r>
  </w:p>
  <w:p w14:paraId="7274856E" w14:textId="77777777" w:rsidR="004F65D4" w:rsidRDefault="004F65D4" w:rsidP="00CA166C">
    <w:pPr>
      <w:pStyle w:val="Footer"/>
    </w:pPr>
    <w:r>
      <w:rPr>
        <w:noProof/>
        <w:lang w:val="en-US" w:eastAsia="en-US"/>
      </w:rPr>
      <w:drawing>
        <wp:anchor distT="0" distB="0" distL="114300" distR="114300" simplePos="0" relativeHeight="251657728" behindDoc="1" locked="0" layoutInCell="1" allowOverlap="1" wp14:anchorId="58514A1F" wp14:editId="41956825">
          <wp:simplePos x="0" y="0"/>
          <wp:positionH relativeFrom="page">
            <wp:posOffset>4928235</wp:posOffset>
          </wp:positionH>
          <wp:positionV relativeFrom="page">
            <wp:posOffset>9063355</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6B0FE" w14:textId="77777777" w:rsidR="00F44CD4" w:rsidRDefault="00F44CD4" w:rsidP="00963638">
      <w:r>
        <w:separator/>
      </w:r>
    </w:p>
  </w:footnote>
  <w:footnote w:type="continuationSeparator" w:id="0">
    <w:p w14:paraId="7A624D9B" w14:textId="77777777" w:rsidR="00F44CD4" w:rsidRDefault="00F44CD4"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Content>
      <w:p w14:paraId="75D8C181" w14:textId="2A1FFADF" w:rsidR="004F65D4" w:rsidRPr="00F14F6F" w:rsidRDefault="004F65D4" w:rsidP="00CA166C">
        <w:pPr>
          <w:pStyle w:val="Header"/>
          <w:jc w:val="right"/>
          <w:rPr>
            <w:sz w:val="12"/>
            <w:szCs w:val="12"/>
          </w:rPr>
        </w:pPr>
        <w:r>
          <w:fldChar w:fldCharType="begin"/>
        </w:r>
        <w:r>
          <w:instrText xml:space="preserve"> PAGE   \* MERGEFORMAT </w:instrText>
        </w:r>
        <w:r>
          <w:fldChar w:fldCharType="separate"/>
        </w:r>
        <w:r w:rsidR="00154F0A">
          <w:rPr>
            <w:noProof/>
          </w:rPr>
          <w:t>32</w:t>
        </w:r>
        <w:r>
          <w:rPr>
            <w:noProof/>
          </w:rPr>
          <w:fldChar w:fldCharType="end"/>
        </w:r>
        <w:r>
          <w:rPr>
            <w:noProof/>
            <w:lang w:val="en-US" w:eastAsia="en-US"/>
          </w:rPr>
          <w:drawing>
            <wp:anchor distT="0" distB="0" distL="114300" distR="114300" simplePos="0" relativeHeight="251658752" behindDoc="1" locked="0" layoutInCell="1" allowOverlap="1" wp14:anchorId="2451F2FD" wp14:editId="76E3ABA6">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17846901" w14:textId="77777777" w:rsidR="004F65D4" w:rsidRPr="00F14F6F" w:rsidRDefault="004F65D4" w:rsidP="00F14F6F">
    <w:pPr>
      <w:pStyle w:val="Header"/>
      <w:spacing w:before="120" w:after="120"/>
      <w:jc w:val="right"/>
      <w:rPr>
        <w:sz w:val="12"/>
        <w:szCs w:val="12"/>
      </w:rPr>
    </w:pPr>
  </w:p>
  <w:p w14:paraId="4DBCF7A5" w14:textId="0DF84491" w:rsidR="004F65D4" w:rsidRPr="00ED1AF8" w:rsidRDefault="004F65D4" w:rsidP="00CA166C">
    <w:pPr>
      <w:pStyle w:val="Header"/>
      <w:jc w:val="right"/>
    </w:pPr>
    <w:r>
      <w:rPr>
        <w:color w:val="00A651" w:themeColor="accent1"/>
      </w:rPr>
      <w:t>Sample Project</w:t>
    </w:r>
    <w:r>
      <w:rPr>
        <w:color w:val="00A651" w:themeColor="accent1"/>
      </w:rPr>
      <w:br/>
    </w:r>
    <w:r>
      <w:t>&lt;Period&gt; PPR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956D" w14:textId="77777777" w:rsidR="004F65D4" w:rsidRDefault="004F65D4" w:rsidP="00CA166C">
    <w:pPr>
      <w:pStyle w:val="Header"/>
    </w:pPr>
    <w:r>
      <w:rPr>
        <w:noProof/>
        <w:lang w:val="en-US" w:eastAsia="en-US"/>
      </w:rPr>
      <w:drawing>
        <wp:anchor distT="0" distB="0" distL="114300" distR="114300" simplePos="0" relativeHeight="251655680" behindDoc="1" locked="0" layoutInCell="1" allowOverlap="1" wp14:anchorId="15A61EC8" wp14:editId="20F7AA69">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036"/>
    <w:multiLevelType w:val="hybridMultilevel"/>
    <w:tmpl w:val="2A7E9B30"/>
    <w:lvl w:ilvl="0" w:tplc="1668025E">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1">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9A0E04"/>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13A26DE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5">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A1E7A6E"/>
    <w:multiLevelType w:val="hybridMultilevel"/>
    <w:tmpl w:val="3980446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328C60F1"/>
    <w:multiLevelType w:val="hybridMultilevel"/>
    <w:tmpl w:val="AA9A4E7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A8A7202"/>
    <w:multiLevelType w:val="hybridMultilevel"/>
    <w:tmpl w:val="E9CE471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1">
    <w:nsid w:val="3A9D528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2">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11331FE"/>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4">
    <w:nsid w:val="42310580"/>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5">
    <w:nsid w:val="462A6FB3"/>
    <w:multiLevelType w:val="hybridMultilevel"/>
    <w:tmpl w:val="55109F36"/>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6">
    <w:nsid w:val="46B55CCC"/>
    <w:multiLevelType w:val="hybridMultilevel"/>
    <w:tmpl w:val="3DF0A396"/>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9">
    <w:nsid w:val="4B926862"/>
    <w:multiLevelType w:val="hybridMultilevel"/>
    <w:tmpl w:val="AF04C078"/>
    <w:lvl w:ilvl="0" w:tplc="E71CA7AA">
      <w:start w:val="1"/>
      <w:numFmt w:val="bullet"/>
      <w:pStyle w:val="BulletNormal"/>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7215B3A"/>
    <w:multiLevelType w:val="multilevel"/>
    <w:tmpl w:val="01E862B0"/>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6686909"/>
    <w:multiLevelType w:val="hybridMultilevel"/>
    <w:tmpl w:val="96083EC6"/>
    <w:lvl w:ilvl="0" w:tplc="F21E07B2">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4">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8DE566A"/>
    <w:multiLevelType w:val="hybridMultilevel"/>
    <w:tmpl w:val="F38002D0"/>
    <w:lvl w:ilvl="0" w:tplc="0409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nsid w:val="69B919D6"/>
    <w:multiLevelType w:val="hybridMultilevel"/>
    <w:tmpl w:val="9E0CC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B619C9"/>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8">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29">
    <w:nsid w:val="774B44D5"/>
    <w:multiLevelType w:val="hybridMultilevel"/>
    <w:tmpl w:val="B62079B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87500FF"/>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num w:numId="1">
    <w:abstractNumId w:val="6"/>
  </w:num>
  <w:num w:numId="2">
    <w:abstractNumId w:val="1"/>
  </w:num>
  <w:num w:numId="3">
    <w:abstractNumId w:val="24"/>
  </w:num>
  <w:num w:numId="4">
    <w:abstractNumId w:val="22"/>
  </w:num>
  <w:num w:numId="5">
    <w:abstractNumId w:val="3"/>
  </w:num>
  <w:num w:numId="6">
    <w:abstractNumId w:val="18"/>
  </w:num>
  <w:num w:numId="7">
    <w:abstractNumId w:val="20"/>
  </w:num>
  <w:num w:numId="8">
    <w:abstractNumId w:val="17"/>
  </w:num>
  <w:num w:numId="9">
    <w:abstractNumId w:val="9"/>
  </w:num>
  <w:num w:numId="10">
    <w:abstractNumId w:val="28"/>
  </w:num>
  <w:num w:numId="11">
    <w:abstractNumId w:val="12"/>
  </w:num>
  <w:num w:numId="12">
    <w:abstractNumId w:val="5"/>
  </w:num>
  <w:num w:numId="13">
    <w:abstractNumId w:val="21"/>
  </w:num>
  <w:num w:numId="14">
    <w:abstractNumId w:val="26"/>
  </w:num>
  <w:num w:numId="15">
    <w:abstractNumId w:val="30"/>
  </w:num>
  <w:num w:numId="16">
    <w:abstractNumId w:val="11"/>
  </w:num>
  <w:num w:numId="17">
    <w:abstractNumId w:val="4"/>
  </w:num>
  <w:num w:numId="18">
    <w:abstractNumId w:val="27"/>
  </w:num>
  <w:num w:numId="19">
    <w:abstractNumId w:val="15"/>
  </w:num>
  <w:num w:numId="20">
    <w:abstractNumId w:val="10"/>
  </w:num>
  <w:num w:numId="21">
    <w:abstractNumId w:val="16"/>
  </w:num>
  <w:num w:numId="22">
    <w:abstractNumId w:val="13"/>
  </w:num>
  <w:num w:numId="23">
    <w:abstractNumId w:val="2"/>
  </w:num>
  <w:num w:numId="24">
    <w:abstractNumId w:val="14"/>
  </w:num>
  <w:num w:numId="25">
    <w:abstractNumId w:val="0"/>
  </w:num>
  <w:num w:numId="26">
    <w:abstractNumId w:val="25"/>
  </w:num>
  <w:num w:numId="27">
    <w:abstractNumId w:val="23"/>
  </w:num>
  <w:num w:numId="28">
    <w:abstractNumId w:val="7"/>
  </w:num>
  <w:num w:numId="29">
    <w:abstractNumId w:val="8"/>
  </w:num>
  <w:num w:numId="30">
    <w:abstractNumId w:val="19"/>
  </w:num>
  <w:num w:numId="31">
    <w:abstractNumId w:val="2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LTUGCE">
    <w15:presenceInfo w15:providerId="None" w15:userId="GULTUGCE"/>
  </w15:person>
  <w15:person w15:author="Gul Tugce Yurtseven">
    <w15:presenceInfo w15:providerId="Windows Live" w15:userId="c626eaa07b1f49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trackRevisions/>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0EFB"/>
    <w:rsid w:val="00000F57"/>
    <w:rsid w:val="000019F3"/>
    <w:rsid w:val="00002A68"/>
    <w:rsid w:val="00002A7B"/>
    <w:rsid w:val="0000315C"/>
    <w:rsid w:val="00003574"/>
    <w:rsid w:val="0000369D"/>
    <w:rsid w:val="000037A8"/>
    <w:rsid w:val="0000386D"/>
    <w:rsid w:val="00005791"/>
    <w:rsid w:val="00005C41"/>
    <w:rsid w:val="00005C6A"/>
    <w:rsid w:val="00006458"/>
    <w:rsid w:val="00007038"/>
    <w:rsid w:val="00007C10"/>
    <w:rsid w:val="00010517"/>
    <w:rsid w:val="00010DAB"/>
    <w:rsid w:val="0001144E"/>
    <w:rsid w:val="0001223C"/>
    <w:rsid w:val="00012258"/>
    <w:rsid w:val="000130CF"/>
    <w:rsid w:val="00013449"/>
    <w:rsid w:val="000143A8"/>
    <w:rsid w:val="00014445"/>
    <w:rsid w:val="00014C07"/>
    <w:rsid w:val="00015B94"/>
    <w:rsid w:val="00015C2A"/>
    <w:rsid w:val="00016A5E"/>
    <w:rsid w:val="00017091"/>
    <w:rsid w:val="00022367"/>
    <w:rsid w:val="00022B14"/>
    <w:rsid w:val="00022E6E"/>
    <w:rsid w:val="000236D0"/>
    <w:rsid w:val="000251C0"/>
    <w:rsid w:val="0002557A"/>
    <w:rsid w:val="000255A7"/>
    <w:rsid w:val="000269EA"/>
    <w:rsid w:val="0002721D"/>
    <w:rsid w:val="00030A13"/>
    <w:rsid w:val="00031400"/>
    <w:rsid w:val="00031D2F"/>
    <w:rsid w:val="00032487"/>
    <w:rsid w:val="000324CC"/>
    <w:rsid w:val="00033F0C"/>
    <w:rsid w:val="000351D9"/>
    <w:rsid w:val="0003576E"/>
    <w:rsid w:val="000365FB"/>
    <w:rsid w:val="00036DBD"/>
    <w:rsid w:val="000370BA"/>
    <w:rsid w:val="0003787B"/>
    <w:rsid w:val="000408CE"/>
    <w:rsid w:val="000412B8"/>
    <w:rsid w:val="00041DF5"/>
    <w:rsid w:val="000428E0"/>
    <w:rsid w:val="00042F1F"/>
    <w:rsid w:val="000442E4"/>
    <w:rsid w:val="0004781C"/>
    <w:rsid w:val="00051181"/>
    <w:rsid w:val="000516DA"/>
    <w:rsid w:val="0005173E"/>
    <w:rsid w:val="00051D5D"/>
    <w:rsid w:val="00052E81"/>
    <w:rsid w:val="00053085"/>
    <w:rsid w:val="00053508"/>
    <w:rsid w:val="000538D9"/>
    <w:rsid w:val="00054222"/>
    <w:rsid w:val="0005604D"/>
    <w:rsid w:val="000571C7"/>
    <w:rsid w:val="00060E6B"/>
    <w:rsid w:val="00061DD3"/>
    <w:rsid w:val="0006356D"/>
    <w:rsid w:val="00064A06"/>
    <w:rsid w:val="00064C74"/>
    <w:rsid w:val="0006612C"/>
    <w:rsid w:val="000701BC"/>
    <w:rsid w:val="00070388"/>
    <w:rsid w:val="000735E9"/>
    <w:rsid w:val="0007412D"/>
    <w:rsid w:val="00074C3D"/>
    <w:rsid w:val="00075250"/>
    <w:rsid w:val="00075BB1"/>
    <w:rsid w:val="00075BE2"/>
    <w:rsid w:val="00075E01"/>
    <w:rsid w:val="00077FAF"/>
    <w:rsid w:val="000801FF"/>
    <w:rsid w:val="000820AA"/>
    <w:rsid w:val="000821C1"/>
    <w:rsid w:val="000842CA"/>
    <w:rsid w:val="00084397"/>
    <w:rsid w:val="00084482"/>
    <w:rsid w:val="00084A01"/>
    <w:rsid w:val="00085A8C"/>
    <w:rsid w:val="00086128"/>
    <w:rsid w:val="00086340"/>
    <w:rsid w:val="00090377"/>
    <w:rsid w:val="000905F8"/>
    <w:rsid w:val="00091C5D"/>
    <w:rsid w:val="000925DE"/>
    <w:rsid w:val="00092E57"/>
    <w:rsid w:val="000936B6"/>
    <w:rsid w:val="0009431F"/>
    <w:rsid w:val="000953CE"/>
    <w:rsid w:val="00095480"/>
    <w:rsid w:val="000963A8"/>
    <w:rsid w:val="00097F39"/>
    <w:rsid w:val="000A0E65"/>
    <w:rsid w:val="000A31CA"/>
    <w:rsid w:val="000A360F"/>
    <w:rsid w:val="000A406B"/>
    <w:rsid w:val="000A4168"/>
    <w:rsid w:val="000A5195"/>
    <w:rsid w:val="000A5D42"/>
    <w:rsid w:val="000A5D4D"/>
    <w:rsid w:val="000A6618"/>
    <w:rsid w:val="000A75B8"/>
    <w:rsid w:val="000B0048"/>
    <w:rsid w:val="000B039F"/>
    <w:rsid w:val="000B197A"/>
    <w:rsid w:val="000B2097"/>
    <w:rsid w:val="000B2BA0"/>
    <w:rsid w:val="000B2E8B"/>
    <w:rsid w:val="000B2EFB"/>
    <w:rsid w:val="000B419D"/>
    <w:rsid w:val="000B4EE6"/>
    <w:rsid w:val="000B68AB"/>
    <w:rsid w:val="000C00D5"/>
    <w:rsid w:val="000C144A"/>
    <w:rsid w:val="000C1C2E"/>
    <w:rsid w:val="000C29B5"/>
    <w:rsid w:val="000C3BDD"/>
    <w:rsid w:val="000C416D"/>
    <w:rsid w:val="000C4382"/>
    <w:rsid w:val="000C43A6"/>
    <w:rsid w:val="000C4BC9"/>
    <w:rsid w:val="000C53A5"/>
    <w:rsid w:val="000C7ECD"/>
    <w:rsid w:val="000D07A9"/>
    <w:rsid w:val="000D10FE"/>
    <w:rsid w:val="000D1E3C"/>
    <w:rsid w:val="000D270F"/>
    <w:rsid w:val="000D4C65"/>
    <w:rsid w:val="000D5AAF"/>
    <w:rsid w:val="000D7A5D"/>
    <w:rsid w:val="000E03F5"/>
    <w:rsid w:val="000E0416"/>
    <w:rsid w:val="000E23B4"/>
    <w:rsid w:val="000E3798"/>
    <w:rsid w:val="000E3952"/>
    <w:rsid w:val="000E3BE5"/>
    <w:rsid w:val="000E6A81"/>
    <w:rsid w:val="000E7480"/>
    <w:rsid w:val="000E77FE"/>
    <w:rsid w:val="000E7988"/>
    <w:rsid w:val="000F07E4"/>
    <w:rsid w:val="000F3DA8"/>
    <w:rsid w:val="000F3E6D"/>
    <w:rsid w:val="000F4F0D"/>
    <w:rsid w:val="000F5618"/>
    <w:rsid w:val="000F5975"/>
    <w:rsid w:val="000F5A07"/>
    <w:rsid w:val="000F6221"/>
    <w:rsid w:val="000F654D"/>
    <w:rsid w:val="0010068F"/>
    <w:rsid w:val="00102434"/>
    <w:rsid w:val="0010296C"/>
    <w:rsid w:val="00103F7E"/>
    <w:rsid w:val="0010495F"/>
    <w:rsid w:val="0010662A"/>
    <w:rsid w:val="0010694B"/>
    <w:rsid w:val="00110157"/>
    <w:rsid w:val="001102C0"/>
    <w:rsid w:val="0011042D"/>
    <w:rsid w:val="00110433"/>
    <w:rsid w:val="00110664"/>
    <w:rsid w:val="001111B3"/>
    <w:rsid w:val="00112E08"/>
    <w:rsid w:val="00112FE3"/>
    <w:rsid w:val="001137E7"/>
    <w:rsid w:val="001147D4"/>
    <w:rsid w:val="0011615A"/>
    <w:rsid w:val="00117B2C"/>
    <w:rsid w:val="001200B6"/>
    <w:rsid w:val="00120317"/>
    <w:rsid w:val="00120AF2"/>
    <w:rsid w:val="001221E0"/>
    <w:rsid w:val="001224FA"/>
    <w:rsid w:val="00122F72"/>
    <w:rsid w:val="00122FF6"/>
    <w:rsid w:val="001238F6"/>
    <w:rsid w:val="00123E96"/>
    <w:rsid w:val="0012401E"/>
    <w:rsid w:val="00124975"/>
    <w:rsid w:val="00125F5D"/>
    <w:rsid w:val="0012704C"/>
    <w:rsid w:val="00127CC5"/>
    <w:rsid w:val="00130AF3"/>
    <w:rsid w:val="00130D18"/>
    <w:rsid w:val="00133815"/>
    <w:rsid w:val="001351A0"/>
    <w:rsid w:val="001364B4"/>
    <w:rsid w:val="0013748B"/>
    <w:rsid w:val="00137531"/>
    <w:rsid w:val="00140F3B"/>
    <w:rsid w:val="001423B5"/>
    <w:rsid w:val="001424FF"/>
    <w:rsid w:val="0014260F"/>
    <w:rsid w:val="00142C51"/>
    <w:rsid w:val="00143B13"/>
    <w:rsid w:val="00143DF8"/>
    <w:rsid w:val="001440D1"/>
    <w:rsid w:val="00144EEB"/>
    <w:rsid w:val="00145338"/>
    <w:rsid w:val="00146DB6"/>
    <w:rsid w:val="00146F6C"/>
    <w:rsid w:val="00147D0A"/>
    <w:rsid w:val="00150F33"/>
    <w:rsid w:val="00151B34"/>
    <w:rsid w:val="00153A2B"/>
    <w:rsid w:val="00153CF0"/>
    <w:rsid w:val="001543AF"/>
    <w:rsid w:val="00154F0A"/>
    <w:rsid w:val="00155933"/>
    <w:rsid w:val="00156CDC"/>
    <w:rsid w:val="001573F8"/>
    <w:rsid w:val="001604C8"/>
    <w:rsid w:val="00160574"/>
    <w:rsid w:val="00160B65"/>
    <w:rsid w:val="001622D1"/>
    <w:rsid w:val="00162E50"/>
    <w:rsid w:val="00163050"/>
    <w:rsid w:val="00163DEA"/>
    <w:rsid w:val="0016507B"/>
    <w:rsid w:val="001658F2"/>
    <w:rsid w:val="00165A8D"/>
    <w:rsid w:val="00165B5A"/>
    <w:rsid w:val="00165D9E"/>
    <w:rsid w:val="0016651B"/>
    <w:rsid w:val="00167FA8"/>
    <w:rsid w:val="001706D4"/>
    <w:rsid w:val="0017124A"/>
    <w:rsid w:val="0017230B"/>
    <w:rsid w:val="00172437"/>
    <w:rsid w:val="001750C4"/>
    <w:rsid w:val="00175C3A"/>
    <w:rsid w:val="00180D9A"/>
    <w:rsid w:val="0018190B"/>
    <w:rsid w:val="00182C03"/>
    <w:rsid w:val="00182F0D"/>
    <w:rsid w:val="001840C2"/>
    <w:rsid w:val="00184489"/>
    <w:rsid w:val="00184809"/>
    <w:rsid w:val="0018481E"/>
    <w:rsid w:val="00187ED0"/>
    <w:rsid w:val="001903F2"/>
    <w:rsid w:val="001911B1"/>
    <w:rsid w:val="0019153C"/>
    <w:rsid w:val="0019158B"/>
    <w:rsid w:val="00191AE0"/>
    <w:rsid w:val="00193554"/>
    <w:rsid w:val="00194A56"/>
    <w:rsid w:val="0019531F"/>
    <w:rsid w:val="001955FC"/>
    <w:rsid w:val="0019620D"/>
    <w:rsid w:val="001A12E5"/>
    <w:rsid w:val="001A26E9"/>
    <w:rsid w:val="001A3ED7"/>
    <w:rsid w:val="001A43A9"/>
    <w:rsid w:val="001A472F"/>
    <w:rsid w:val="001A669E"/>
    <w:rsid w:val="001A6DBC"/>
    <w:rsid w:val="001A72F0"/>
    <w:rsid w:val="001B0486"/>
    <w:rsid w:val="001B1172"/>
    <w:rsid w:val="001B1388"/>
    <w:rsid w:val="001B1AC8"/>
    <w:rsid w:val="001B22CB"/>
    <w:rsid w:val="001B2395"/>
    <w:rsid w:val="001B2C97"/>
    <w:rsid w:val="001B3EBE"/>
    <w:rsid w:val="001B5B3F"/>
    <w:rsid w:val="001B5C19"/>
    <w:rsid w:val="001B78D5"/>
    <w:rsid w:val="001B7DC6"/>
    <w:rsid w:val="001C1283"/>
    <w:rsid w:val="001C16CF"/>
    <w:rsid w:val="001C2F7B"/>
    <w:rsid w:val="001C31F8"/>
    <w:rsid w:val="001C3AD7"/>
    <w:rsid w:val="001C4940"/>
    <w:rsid w:val="001C6B3B"/>
    <w:rsid w:val="001C6B58"/>
    <w:rsid w:val="001C738D"/>
    <w:rsid w:val="001C73C5"/>
    <w:rsid w:val="001D058E"/>
    <w:rsid w:val="001D1902"/>
    <w:rsid w:val="001D29DB"/>
    <w:rsid w:val="001D3867"/>
    <w:rsid w:val="001D3F96"/>
    <w:rsid w:val="001D4A9F"/>
    <w:rsid w:val="001D5814"/>
    <w:rsid w:val="001D6472"/>
    <w:rsid w:val="001D7A1D"/>
    <w:rsid w:val="001D7FD1"/>
    <w:rsid w:val="001E01A6"/>
    <w:rsid w:val="001E1FBD"/>
    <w:rsid w:val="001E23F4"/>
    <w:rsid w:val="001E388D"/>
    <w:rsid w:val="001E3DD6"/>
    <w:rsid w:val="001E47EC"/>
    <w:rsid w:val="001E54B0"/>
    <w:rsid w:val="001E5552"/>
    <w:rsid w:val="001E5FA3"/>
    <w:rsid w:val="001E62CB"/>
    <w:rsid w:val="001E6432"/>
    <w:rsid w:val="001E6F5A"/>
    <w:rsid w:val="001F005E"/>
    <w:rsid w:val="001F0992"/>
    <w:rsid w:val="001F09B9"/>
    <w:rsid w:val="001F29AB"/>
    <w:rsid w:val="001F2F0F"/>
    <w:rsid w:val="001F4664"/>
    <w:rsid w:val="001F48D7"/>
    <w:rsid w:val="001F4F31"/>
    <w:rsid w:val="001F5286"/>
    <w:rsid w:val="001F59C0"/>
    <w:rsid w:val="001F5D05"/>
    <w:rsid w:val="001F7363"/>
    <w:rsid w:val="00200AE6"/>
    <w:rsid w:val="00200CEC"/>
    <w:rsid w:val="00200E6C"/>
    <w:rsid w:val="002012BC"/>
    <w:rsid w:val="0020209B"/>
    <w:rsid w:val="002029EA"/>
    <w:rsid w:val="0020312E"/>
    <w:rsid w:val="00203521"/>
    <w:rsid w:val="002037B9"/>
    <w:rsid w:val="00203C6E"/>
    <w:rsid w:val="00203CAB"/>
    <w:rsid w:val="002056B9"/>
    <w:rsid w:val="00207B30"/>
    <w:rsid w:val="00207E3C"/>
    <w:rsid w:val="002101B7"/>
    <w:rsid w:val="0021159A"/>
    <w:rsid w:val="00211EC8"/>
    <w:rsid w:val="00212250"/>
    <w:rsid w:val="002132EA"/>
    <w:rsid w:val="00215078"/>
    <w:rsid w:val="00215C09"/>
    <w:rsid w:val="00217429"/>
    <w:rsid w:val="002175F0"/>
    <w:rsid w:val="002204FC"/>
    <w:rsid w:val="00220903"/>
    <w:rsid w:val="00221F59"/>
    <w:rsid w:val="00223E91"/>
    <w:rsid w:val="00225EE8"/>
    <w:rsid w:val="00227389"/>
    <w:rsid w:val="0023010E"/>
    <w:rsid w:val="00230B87"/>
    <w:rsid w:val="002330F2"/>
    <w:rsid w:val="002345F8"/>
    <w:rsid w:val="002347A2"/>
    <w:rsid w:val="002352AF"/>
    <w:rsid w:val="00236810"/>
    <w:rsid w:val="00236B28"/>
    <w:rsid w:val="00237B93"/>
    <w:rsid w:val="00237BB9"/>
    <w:rsid w:val="00237DEA"/>
    <w:rsid w:val="00241806"/>
    <w:rsid w:val="00241DE0"/>
    <w:rsid w:val="0024200A"/>
    <w:rsid w:val="00242175"/>
    <w:rsid w:val="0024223C"/>
    <w:rsid w:val="00242324"/>
    <w:rsid w:val="0024267A"/>
    <w:rsid w:val="00243191"/>
    <w:rsid w:val="0024324D"/>
    <w:rsid w:val="00243D01"/>
    <w:rsid w:val="00243E1A"/>
    <w:rsid w:val="00244204"/>
    <w:rsid w:val="002443E6"/>
    <w:rsid w:val="00244FB3"/>
    <w:rsid w:val="00245614"/>
    <w:rsid w:val="00246512"/>
    <w:rsid w:val="0024678C"/>
    <w:rsid w:val="00246F8D"/>
    <w:rsid w:val="002475FE"/>
    <w:rsid w:val="00247DA8"/>
    <w:rsid w:val="002500EB"/>
    <w:rsid w:val="00250D54"/>
    <w:rsid w:val="00250D90"/>
    <w:rsid w:val="00251035"/>
    <w:rsid w:val="00252C27"/>
    <w:rsid w:val="00252D5F"/>
    <w:rsid w:val="0025300A"/>
    <w:rsid w:val="0025305B"/>
    <w:rsid w:val="002533E3"/>
    <w:rsid w:val="00253570"/>
    <w:rsid w:val="002546E4"/>
    <w:rsid w:val="00255373"/>
    <w:rsid w:val="00256999"/>
    <w:rsid w:val="00260162"/>
    <w:rsid w:val="0026023B"/>
    <w:rsid w:val="00260B56"/>
    <w:rsid w:val="00260B57"/>
    <w:rsid w:val="0026106E"/>
    <w:rsid w:val="002629E5"/>
    <w:rsid w:val="00265E09"/>
    <w:rsid w:val="00270010"/>
    <w:rsid w:val="00271952"/>
    <w:rsid w:val="00271BFD"/>
    <w:rsid w:val="0027308C"/>
    <w:rsid w:val="00274B1A"/>
    <w:rsid w:val="00275E04"/>
    <w:rsid w:val="00275F7B"/>
    <w:rsid w:val="00276A3E"/>
    <w:rsid w:val="00280E31"/>
    <w:rsid w:val="00280F65"/>
    <w:rsid w:val="002814B3"/>
    <w:rsid w:val="002816E7"/>
    <w:rsid w:val="00281BFD"/>
    <w:rsid w:val="00281EEC"/>
    <w:rsid w:val="00282B8D"/>
    <w:rsid w:val="002830DA"/>
    <w:rsid w:val="00283534"/>
    <w:rsid w:val="00283641"/>
    <w:rsid w:val="00285B62"/>
    <w:rsid w:val="00291046"/>
    <w:rsid w:val="002914B0"/>
    <w:rsid w:val="00291EBF"/>
    <w:rsid w:val="002920F8"/>
    <w:rsid w:val="00292713"/>
    <w:rsid w:val="00293835"/>
    <w:rsid w:val="00293B50"/>
    <w:rsid w:val="00293C97"/>
    <w:rsid w:val="00295504"/>
    <w:rsid w:val="00295800"/>
    <w:rsid w:val="00295ABB"/>
    <w:rsid w:val="0029761F"/>
    <w:rsid w:val="002977AE"/>
    <w:rsid w:val="00297A2F"/>
    <w:rsid w:val="002A01AD"/>
    <w:rsid w:val="002A0CA5"/>
    <w:rsid w:val="002A11E0"/>
    <w:rsid w:val="002A1445"/>
    <w:rsid w:val="002A3626"/>
    <w:rsid w:val="002A5AA9"/>
    <w:rsid w:val="002A5C14"/>
    <w:rsid w:val="002A686B"/>
    <w:rsid w:val="002B0882"/>
    <w:rsid w:val="002B09CD"/>
    <w:rsid w:val="002B0FE2"/>
    <w:rsid w:val="002B1627"/>
    <w:rsid w:val="002B24E3"/>
    <w:rsid w:val="002B32D7"/>
    <w:rsid w:val="002B6717"/>
    <w:rsid w:val="002B6A4F"/>
    <w:rsid w:val="002C034A"/>
    <w:rsid w:val="002C1603"/>
    <w:rsid w:val="002C1B52"/>
    <w:rsid w:val="002C2C08"/>
    <w:rsid w:val="002C36EC"/>
    <w:rsid w:val="002C4B67"/>
    <w:rsid w:val="002C587D"/>
    <w:rsid w:val="002C5B3B"/>
    <w:rsid w:val="002C6B90"/>
    <w:rsid w:val="002C74B1"/>
    <w:rsid w:val="002C7612"/>
    <w:rsid w:val="002D3019"/>
    <w:rsid w:val="002D32DD"/>
    <w:rsid w:val="002D420C"/>
    <w:rsid w:val="002D47C3"/>
    <w:rsid w:val="002D52A4"/>
    <w:rsid w:val="002D585D"/>
    <w:rsid w:val="002D5B64"/>
    <w:rsid w:val="002D5D4F"/>
    <w:rsid w:val="002D6098"/>
    <w:rsid w:val="002D6ECA"/>
    <w:rsid w:val="002D7CD3"/>
    <w:rsid w:val="002E0BDD"/>
    <w:rsid w:val="002E1771"/>
    <w:rsid w:val="002E1D66"/>
    <w:rsid w:val="002E26D9"/>
    <w:rsid w:val="002E63D8"/>
    <w:rsid w:val="002E6ADB"/>
    <w:rsid w:val="002F0398"/>
    <w:rsid w:val="002F1171"/>
    <w:rsid w:val="002F3F1E"/>
    <w:rsid w:val="002F53FA"/>
    <w:rsid w:val="002F7B37"/>
    <w:rsid w:val="003000F3"/>
    <w:rsid w:val="00303037"/>
    <w:rsid w:val="00303760"/>
    <w:rsid w:val="00303DA1"/>
    <w:rsid w:val="00305124"/>
    <w:rsid w:val="00306F53"/>
    <w:rsid w:val="00312833"/>
    <w:rsid w:val="003129C5"/>
    <w:rsid w:val="0031391C"/>
    <w:rsid w:val="00314D81"/>
    <w:rsid w:val="00315C2B"/>
    <w:rsid w:val="003165E4"/>
    <w:rsid w:val="00317586"/>
    <w:rsid w:val="0032109E"/>
    <w:rsid w:val="00323216"/>
    <w:rsid w:val="0032368D"/>
    <w:rsid w:val="00323878"/>
    <w:rsid w:val="00324409"/>
    <w:rsid w:val="00324720"/>
    <w:rsid w:val="00324F99"/>
    <w:rsid w:val="003251E9"/>
    <w:rsid w:val="00325DD7"/>
    <w:rsid w:val="0032684A"/>
    <w:rsid w:val="00327281"/>
    <w:rsid w:val="0032732E"/>
    <w:rsid w:val="003274A7"/>
    <w:rsid w:val="0033044A"/>
    <w:rsid w:val="00332455"/>
    <w:rsid w:val="00333037"/>
    <w:rsid w:val="00340721"/>
    <w:rsid w:val="00343BB8"/>
    <w:rsid w:val="00344D82"/>
    <w:rsid w:val="00345B2B"/>
    <w:rsid w:val="0034728D"/>
    <w:rsid w:val="0035046E"/>
    <w:rsid w:val="00351008"/>
    <w:rsid w:val="00351DBC"/>
    <w:rsid w:val="003524CB"/>
    <w:rsid w:val="0035278F"/>
    <w:rsid w:val="003534BB"/>
    <w:rsid w:val="003544B3"/>
    <w:rsid w:val="00355593"/>
    <w:rsid w:val="00355884"/>
    <w:rsid w:val="0035589E"/>
    <w:rsid w:val="0035621A"/>
    <w:rsid w:val="0035771C"/>
    <w:rsid w:val="003577B4"/>
    <w:rsid w:val="00360998"/>
    <w:rsid w:val="00362FA1"/>
    <w:rsid w:val="003634B3"/>
    <w:rsid w:val="00364E24"/>
    <w:rsid w:val="003653B4"/>
    <w:rsid w:val="00365633"/>
    <w:rsid w:val="00367655"/>
    <w:rsid w:val="00367ADF"/>
    <w:rsid w:val="00367F60"/>
    <w:rsid w:val="003717F3"/>
    <w:rsid w:val="003721FF"/>
    <w:rsid w:val="00373CDE"/>
    <w:rsid w:val="0037536F"/>
    <w:rsid w:val="003753D2"/>
    <w:rsid w:val="00375EA0"/>
    <w:rsid w:val="00376A28"/>
    <w:rsid w:val="003802D7"/>
    <w:rsid w:val="00380678"/>
    <w:rsid w:val="00380D43"/>
    <w:rsid w:val="00380FAD"/>
    <w:rsid w:val="00381680"/>
    <w:rsid w:val="00381C3E"/>
    <w:rsid w:val="00382203"/>
    <w:rsid w:val="0038339A"/>
    <w:rsid w:val="00385B11"/>
    <w:rsid w:val="00385E35"/>
    <w:rsid w:val="00386865"/>
    <w:rsid w:val="00386FB8"/>
    <w:rsid w:val="00390568"/>
    <w:rsid w:val="00390659"/>
    <w:rsid w:val="003915BD"/>
    <w:rsid w:val="003919F9"/>
    <w:rsid w:val="00391AB8"/>
    <w:rsid w:val="00392C57"/>
    <w:rsid w:val="00392FC8"/>
    <w:rsid w:val="00393960"/>
    <w:rsid w:val="00393EE7"/>
    <w:rsid w:val="003944F1"/>
    <w:rsid w:val="00396102"/>
    <w:rsid w:val="0039644C"/>
    <w:rsid w:val="0039724D"/>
    <w:rsid w:val="00397912"/>
    <w:rsid w:val="003979C7"/>
    <w:rsid w:val="00397E82"/>
    <w:rsid w:val="003A0B68"/>
    <w:rsid w:val="003A1562"/>
    <w:rsid w:val="003A17E0"/>
    <w:rsid w:val="003A17E5"/>
    <w:rsid w:val="003A184C"/>
    <w:rsid w:val="003A25DD"/>
    <w:rsid w:val="003A354C"/>
    <w:rsid w:val="003A3A3C"/>
    <w:rsid w:val="003A3B56"/>
    <w:rsid w:val="003A4636"/>
    <w:rsid w:val="003A4A8A"/>
    <w:rsid w:val="003A4ED0"/>
    <w:rsid w:val="003A4F84"/>
    <w:rsid w:val="003A504C"/>
    <w:rsid w:val="003A519F"/>
    <w:rsid w:val="003A681B"/>
    <w:rsid w:val="003A7B07"/>
    <w:rsid w:val="003B046F"/>
    <w:rsid w:val="003B0986"/>
    <w:rsid w:val="003B0B0D"/>
    <w:rsid w:val="003B1844"/>
    <w:rsid w:val="003B1EB9"/>
    <w:rsid w:val="003B2DD3"/>
    <w:rsid w:val="003B2F71"/>
    <w:rsid w:val="003B3EA5"/>
    <w:rsid w:val="003B49CD"/>
    <w:rsid w:val="003B4B69"/>
    <w:rsid w:val="003B4FEF"/>
    <w:rsid w:val="003B52D8"/>
    <w:rsid w:val="003B5790"/>
    <w:rsid w:val="003B760B"/>
    <w:rsid w:val="003B7BBB"/>
    <w:rsid w:val="003C0CF2"/>
    <w:rsid w:val="003C1F5C"/>
    <w:rsid w:val="003C2EA3"/>
    <w:rsid w:val="003C2F0C"/>
    <w:rsid w:val="003C356D"/>
    <w:rsid w:val="003C4903"/>
    <w:rsid w:val="003C4BCF"/>
    <w:rsid w:val="003C6854"/>
    <w:rsid w:val="003C68E0"/>
    <w:rsid w:val="003C6E89"/>
    <w:rsid w:val="003C74E5"/>
    <w:rsid w:val="003D05C6"/>
    <w:rsid w:val="003D0B2E"/>
    <w:rsid w:val="003D1F37"/>
    <w:rsid w:val="003D20CA"/>
    <w:rsid w:val="003D31B4"/>
    <w:rsid w:val="003D41BC"/>
    <w:rsid w:val="003D4C51"/>
    <w:rsid w:val="003D564B"/>
    <w:rsid w:val="003D5DA1"/>
    <w:rsid w:val="003D6E3E"/>
    <w:rsid w:val="003D72FA"/>
    <w:rsid w:val="003D793C"/>
    <w:rsid w:val="003D798F"/>
    <w:rsid w:val="003E1CBD"/>
    <w:rsid w:val="003E3281"/>
    <w:rsid w:val="003E33BF"/>
    <w:rsid w:val="003E36A6"/>
    <w:rsid w:val="003E43DF"/>
    <w:rsid w:val="003E5257"/>
    <w:rsid w:val="003E5E68"/>
    <w:rsid w:val="003E6EFF"/>
    <w:rsid w:val="003F0AEF"/>
    <w:rsid w:val="003F0E63"/>
    <w:rsid w:val="003F1D7F"/>
    <w:rsid w:val="003F1FA2"/>
    <w:rsid w:val="003F29D2"/>
    <w:rsid w:val="003F2A1C"/>
    <w:rsid w:val="003F2BDB"/>
    <w:rsid w:val="003F4033"/>
    <w:rsid w:val="003F4C00"/>
    <w:rsid w:val="003F4DD4"/>
    <w:rsid w:val="003F57F8"/>
    <w:rsid w:val="003F6A8C"/>
    <w:rsid w:val="003F76A1"/>
    <w:rsid w:val="004006A7"/>
    <w:rsid w:val="004010EF"/>
    <w:rsid w:val="004016D6"/>
    <w:rsid w:val="004021BB"/>
    <w:rsid w:val="00402D87"/>
    <w:rsid w:val="004030B7"/>
    <w:rsid w:val="00403E12"/>
    <w:rsid w:val="00405C62"/>
    <w:rsid w:val="00405F4D"/>
    <w:rsid w:val="004069B4"/>
    <w:rsid w:val="004107C6"/>
    <w:rsid w:val="004119A4"/>
    <w:rsid w:val="00412144"/>
    <w:rsid w:val="00412D33"/>
    <w:rsid w:val="004137B1"/>
    <w:rsid w:val="0041406A"/>
    <w:rsid w:val="00415122"/>
    <w:rsid w:val="004169D1"/>
    <w:rsid w:val="00420199"/>
    <w:rsid w:val="004201A9"/>
    <w:rsid w:val="00420AC5"/>
    <w:rsid w:val="00420CBC"/>
    <w:rsid w:val="004210F3"/>
    <w:rsid w:val="004220CF"/>
    <w:rsid w:val="00422750"/>
    <w:rsid w:val="00422D39"/>
    <w:rsid w:val="00424397"/>
    <w:rsid w:val="00424A47"/>
    <w:rsid w:val="00427552"/>
    <w:rsid w:val="0042771A"/>
    <w:rsid w:val="00427A6D"/>
    <w:rsid w:val="00427ABB"/>
    <w:rsid w:val="00430344"/>
    <w:rsid w:val="00431FE8"/>
    <w:rsid w:val="004333C2"/>
    <w:rsid w:val="00435699"/>
    <w:rsid w:val="00437259"/>
    <w:rsid w:val="0043729D"/>
    <w:rsid w:val="00437CE2"/>
    <w:rsid w:val="00440FC7"/>
    <w:rsid w:val="0044107E"/>
    <w:rsid w:val="00441748"/>
    <w:rsid w:val="00442F02"/>
    <w:rsid w:val="0044376A"/>
    <w:rsid w:val="00443B75"/>
    <w:rsid w:val="00443FED"/>
    <w:rsid w:val="0044573D"/>
    <w:rsid w:val="004457C5"/>
    <w:rsid w:val="004464F1"/>
    <w:rsid w:val="004465ED"/>
    <w:rsid w:val="004469DE"/>
    <w:rsid w:val="004470D3"/>
    <w:rsid w:val="004479C9"/>
    <w:rsid w:val="00447F5A"/>
    <w:rsid w:val="00450252"/>
    <w:rsid w:val="0045031D"/>
    <w:rsid w:val="00450690"/>
    <w:rsid w:val="0045088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67A85"/>
    <w:rsid w:val="00470D78"/>
    <w:rsid w:val="00472827"/>
    <w:rsid w:val="00472D26"/>
    <w:rsid w:val="004742CC"/>
    <w:rsid w:val="00474373"/>
    <w:rsid w:val="0047459D"/>
    <w:rsid w:val="00475EAD"/>
    <w:rsid w:val="0047608A"/>
    <w:rsid w:val="0047636C"/>
    <w:rsid w:val="00477280"/>
    <w:rsid w:val="00477868"/>
    <w:rsid w:val="00480392"/>
    <w:rsid w:val="00481213"/>
    <w:rsid w:val="00484767"/>
    <w:rsid w:val="00485575"/>
    <w:rsid w:val="00486B00"/>
    <w:rsid w:val="004879CE"/>
    <w:rsid w:val="00490791"/>
    <w:rsid w:val="0049173E"/>
    <w:rsid w:val="00492C34"/>
    <w:rsid w:val="00492E8E"/>
    <w:rsid w:val="00493180"/>
    <w:rsid w:val="0049338B"/>
    <w:rsid w:val="00493CED"/>
    <w:rsid w:val="00494E29"/>
    <w:rsid w:val="00496182"/>
    <w:rsid w:val="00496454"/>
    <w:rsid w:val="004965C7"/>
    <w:rsid w:val="004968E9"/>
    <w:rsid w:val="00496F14"/>
    <w:rsid w:val="0049731C"/>
    <w:rsid w:val="004A02F1"/>
    <w:rsid w:val="004A0802"/>
    <w:rsid w:val="004A0CD2"/>
    <w:rsid w:val="004A0EED"/>
    <w:rsid w:val="004A12A6"/>
    <w:rsid w:val="004A173B"/>
    <w:rsid w:val="004A33F3"/>
    <w:rsid w:val="004A3D93"/>
    <w:rsid w:val="004A424A"/>
    <w:rsid w:val="004A4CED"/>
    <w:rsid w:val="004A70E2"/>
    <w:rsid w:val="004A736C"/>
    <w:rsid w:val="004A7E9B"/>
    <w:rsid w:val="004B0B6F"/>
    <w:rsid w:val="004B16DC"/>
    <w:rsid w:val="004B25AC"/>
    <w:rsid w:val="004B2688"/>
    <w:rsid w:val="004B335E"/>
    <w:rsid w:val="004B443B"/>
    <w:rsid w:val="004B5E9D"/>
    <w:rsid w:val="004B71E1"/>
    <w:rsid w:val="004C0E92"/>
    <w:rsid w:val="004C3792"/>
    <w:rsid w:val="004C450E"/>
    <w:rsid w:val="004C6779"/>
    <w:rsid w:val="004C6916"/>
    <w:rsid w:val="004C71AC"/>
    <w:rsid w:val="004C7B92"/>
    <w:rsid w:val="004C7CDD"/>
    <w:rsid w:val="004C7D2C"/>
    <w:rsid w:val="004D128D"/>
    <w:rsid w:val="004D1A75"/>
    <w:rsid w:val="004D1AAE"/>
    <w:rsid w:val="004D32AB"/>
    <w:rsid w:val="004D3E4C"/>
    <w:rsid w:val="004D4CE9"/>
    <w:rsid w:val="004D63D1"/>
    <w:rsid w:val="004D68BD"/>
    <w:rsid w:val="004D6FBC"/>
    <w:rsid w:val="004D7025"/>
    <w:rsid w:val="004D746B"/>
    <w:rsid w:val="004D7F49"/>
    <w:rsid w:val="004E0716"/>
    <w:rsid w:val="004E0BA4"/>
    <w:rsid w:val="004E10D1"/>
    <w:rsid w:val="004E2526"/>
    <w:rsid w:val="004E3319"/>
    <w:rsid w:val="004E35B2"/>
    <w:rsid w:val="004E4C98"/>
    <w:rsid w:val="004E5DD7"/>
    <w:rsid w:val="004E6068"/>
    <w:rsid w:val="004E631E"/>
    <w:rsid w:val="004E67C7"/>
    <w:rsid w:val="004E67F5"/>
    <w:rsid w:val="004F5406"/>
    <w:rsid w:val="004F567D"/>
    <w:rsid w:val="004F5912"/>
    <w:rsid w:val="004F61D1"/>
    <w:rsid w:val="004F624B"/>
    <w:rsid w:val="004F65D4"/>
    <w:rsid w:val="004F781F"/>
    <w:rsid w:val="005019F3"/>
    <w:rsid w:val="0050209B"/>
    <w:rsid w:val="00504434"/>
    <w:rsid w:val="00506BD2"/>
    <w:rsid w:val="00506DF6"/>
    <w:rsid w:val="005071E3"/>
    <w:rsid w:val="0050723E"/>
    <w:rsid w:val="005074BD"/>
    <w:rsid w:val="00507A72"/>
    <w:rsid w:val="00510940"/>
    <w:rsid w:val="005109F0"/>
    <w:rsid w:val="00510DCB"/>
    <w:rsid w:val="00511E9D"/>
    <w:rsid w:val="0051465A"/>
    <w:rsid w:val="00515162"/>
    <w:rsid w:val="005158A0"/>
    <w:rsid w:val="00521CC4"/>
    <w:rsid w:val="005238D9"/>
    <w:rsid w:val="00523F73"/>
    <w:rsid w:val="00524A05"/>
    <w:rsid w:val="0052577B"/>
    <w:rsid w:val="005261D1"/>
    <w:rsid w:val="00526A0B"/>
    <w:rsid w:val="00527388"/>
    <w:rsid w:val="00530627"/>
    <w:rsid w:val="00530BC2"/>
    <w:rsid w:val="0053116B"/>
    <w:rsid w:val="005317B8"/>
    <w:rsid w:val="00531E51"/>
    <w:rsid w:val="00532BC6"/>
    <w:rsid w:val="0053374C"/>
    <w:rsid w:val="00534462"/>
    <w:rsid w:val="005346E4"/>
    <w:rsid w:val="0053486F"/>
    <w:rsid w:val="00534FD4"/>
    <w:rsid w:val="0053595C"/>
    <w:rsid w:val="00535B1B"/>
    <w:rsid w:val="00541492"/>
    <w:rsid w:val="00541F83"/>
    <w:rsid w:val="0054231E"/>
    <w:rsid w:val="0054391D"/>
    <w:rsid w:val="00544247"/>
    <w:rsid w:val="00550D8B"/>
    <w:rsid w:val="005511CD"/>
    <w:rsid w:val="00551608"/>
    <w:rsid w:val="005516E4"/>
    <w:rsid w:val="00551901"/>
    <w:rsid w:val="005525BC"/>
    <w:rsid w:val="00552689"/>
    <w:rsid w:val="00553085"/>
    <w:rsid w:val="005547C4"/>
    <w:rsid w:val="00554A55"/>
    <w:rsid w:val="00557650"/>
    <w:rsid w:val="00557ED7"/>
    <w:rsid w:val="005605AB"/>
    <w:rsid w:val="00560A6C"/>
    <w:rsid w:val="00560B09"/>
    <w:rsid w:val="00561E52"/>
    <w:rsid w:val="00562397"/>
    <w:rsid w:val="0056310F"/>
    <w:rsid w:val="00563C8F"/>
    <w:rsid w:val="005645C1"/>
    <w:rsid w:val="005655AC"/>
    <w:rsid w:val="005656D4"/>
    <w:rsid w:val="00566E75"/>
    <w:rsid w:val="005676B6"/>
    <w:rsid w:val="00567902"/>
    <w:rsid w:val="00567C74"/>
    <w:rsid w:val="005703F8"/>
    <w:rsid w:val="0057144F"/>
    <w:rsid w:val="00575D83"/>
    <w:rsid w:val="00576D1A"/>
    <w:rsid w:val="00583114"/>
    <w:rsid w:val="00584713"/>
    <w:rsid w:val="005851B3"/>
    <w:rsid w:val="00585F06"/>
    <w:rsid w:val="00586266"/>
    <w:rsid w:val="005868DA"/>
    <w:rsid w:val="00587366"/>
    <w:rsid w:val="005902AD"/>
    <w:rsid w:val="00590E68"/>
    <w:rsid w:val="00591063"/>
    <w:rsid w:val="00592E1C"/>
    <w:rsid w:val="00592E79"/>
    <w:rsid w:val="0059379D"/>
    <w:rsid w:val="00593BDA"/>
    <w:rsid w:val="0059402D"/>
    <w:rsid w:val="00595A63"/>
    <w:rsid w:val="00596498"/>
    <w:rsid w:val="00597824"/>
    <w:rsid w:val="005A1378"/>
    <w:rsid w:val="005A2FB2"/>
    <w:rsid w:val="005A4D8A"/>
    <w:rsid w:val="005A4F51"/>
    <w:rsid w:val="005A6480"/>
    <w:rsid w:val="005A72DA"/>
    <w:rsid w:val="005B0F56"/>
    <w:rsid w:val="005B10A0"/>
    <w:rsid w:val="005B18E6"/>
    <w:rsid w:val="005B208B"/>
    <w:rsid w:val="005B243C"/>
    <w:rsid w:val="005B38BC"/>
    <w:rsid w:val="005B4CA5"/>
    <w:rsid w:val="005B502F"/>
    <w:rsid w:val="005B694C"/>
    <w:rsid w:val="005B6A6A"/>
    <w:rsid w:val="005C0865"/>
    <w:rsid w:val="005C0EDC"/>
    <w:rsid w:val="005C2DD2"/>
    <w:rsid w:val="005C3577"/>
    <w:rsid w:val="005C4409"/>
    <w:rsid w:val="005D0AA7"/>
    <w:rsid w:val="005D1DB4"/>
    <w:rsid w:val="005D2D8E"/>
    <w:rsid w:val="005D323E"/>
    <w:rsid w:val="005D4D72"/>
    <w:rsid w:val="005D5C5E"/>
    <w:rsid w:val="005D6960"/>
    <w:rsid w:val="005D7D89"/>
    <w:rsid w:val="005E10C6"/>
    <w:rsid w:val="005E203B"/>
    <w:rsid w:val="005E217A"/>
    <w:rsid w:val="005E2262"/>
    <w:rsid w:val="005E2974"/>
    <w:rsid w:val="005E2A6A"/>
    <w:rsid w:val="005E2AC5"/>
    <w:rsid w:val="005E3334"/>
    <w:rsid w:val="005E3864"/>
    <w:rsid w:val="005E435D"/>
    <w:rsid w:val="005E508B"/>
    <w:rsid w:val="005E567A"/>
    <w:rsid w:val="005E691F"/>
    <w:rsid w:val="005E69F8"/>
    <w:rsid w:val="005E777A"/>
    <w:rsid w:val="005E79D6"/>
    <w:rsid w:val="005F05D6"/>
    <w:rsid w:val="005F4B6C"/>
    <w:rsid w:val="005F54ED"/>
    <w:rsid w:val="005F5C16"/>
    <w:rsid w:val="005F63B8"/>
    <w:rsid w:val="005F79F8"/>
    <w:rsid w:val="00601727"/>
    <w:rsid w:val="00602173"/>
    <w:rsid w:val="00603977"/>
    <w:rsid w:val="00603C96"/>
    <w:rsid w:val="00603D71"/>
    <w:rsid w:val="006043DC"/>
    <w:rsid w:val="00606229"/>
    <w:rsid w:val="006068FF"/>
    <w:rsid w:val="00606B2C"/>
    <w:rsid w:val="0060714A"/>
    <w:rsid w:val="0061017F"/>
    <w:rsid w:val="006101DA"/>
    <w:rsid w:val="00610687"/>
    <w:rsid w:val="00611948"/>
    <w:rsid w:val="006137F1"/>
    <w:rsid w:val="00613984"/>
    <w:rsid w:val="00613ECC"/>
    <w:rsid w:val="00614D0E"/>
    <w:rsid w:val="00615A18"/>
    <w:rsid w:val="00615CAA"/>
    <w:rsid w:val="00617AB3"/>
    <w:rsid w:val="006213C7"/>
    <w:rsid w:val="00623494"/>
    <w:rsid w:val="006239AB"/>
    <w:rsid w:val="00623C25"/>
    <w:rsid w:val="00625B20"/>
    <w:rsid w:val="00626B11"/>
    <w:rsid w:val="00627118"/>
    <w:rsid w:val="0063001C"/>
    <w:rsid w:val="0063028B"/>
    <w:rsid w:val="00630945"/>
    <w:rsid w:val="006337A2"/>
    <w:rsid w:val="006339C5"/>
    <w:rsid w:val="00633D32"/>
    <w:rsid w:val="00635163"/>
    <w:rsid w:val="006352EF"/>
    <w:rsid w:val="00635614"/>
    <w:rsid w:val="00637571"/>
    <w:rsid w:val="006401B6"/>
    <w:rsid w:val="00641274"/>
    <w:rsid w:val="006417C3"/>
    <w:rsid w:val="00641852"/>
    <w:rsid w:val="00641A32"/>
    <w:rsid w:val="00641BF3"/>
    <w:rsid w:val="00641CFB"/>
    <w:rsid w:val="00641DA0"/>
    <w:rsid w:val="00641F3B"/>
    <w:rsid w:val="0064238A"/>
    <w:rsid w:val="006428E8"/>
    <w:rsid w:val="00642A02"/>
    <w:rsid w:val="006433A1"/>
    <w:rsid w:val="00643C00"/>
    <w:rsid w:val="006441BE"/>
    <w:rsid w:val="00645330"/>
    <w:rsid w:val="00645EA6"/>
    <w:rsid w:val="00646359"/>
    <w:rsid w:val="00646576"/>
    <w:rsid w:val="00647332"/>
    <w:rsid w:val="00647648"/>
    <w:rsid w:val="00650FBB"/>
    <w:rsid w:val="00652D6A"/>
    <w:rsid w:val="00653908"/>
    <w:rsid w:val="00654335"/>
    <w:rsid w:val="00654EC1"/>
    <w:rsid w:val="00655374"/>
    <w:rsid w:val="0065563A"/>
    <w:rsid w:val="0065660D"/>
    <w:rsid w:val="0065698F"/>
    <w:rsid w:val="00656E22"/>
    <w:rsid w:val="006574EC"/>
    <w:rsid w:val="00657821"/>
    <w:rsid w:val="00657950"/>
    <w:rsid w:val="00657A85"/>
    <w:rsid w:val="00657C64"/>
    <w:rsid w:val="00660309"/>
    <w:rsid w:val="00660C81"/>
    <w:rsid w:val="00661C9D"/>
    <w:rsid w:val="006631F9"/>
    <w:rsid w:val="006656DE"/>
    <w:rsid w:val="00665B45"/>
    <w:rsid w:val="006665BA"/>
    <w:rsid w:val="00666FB5"/>
    <w:rsid w:val="006675F6"/>
    <w:rsid w:val="006677B5"/>
    <w:rsid w:val="006706FD"/>
    <w:rsid w:val="00670BCB"/>
    <w:rsid w:val="0067103E"/>
    <w:rsid w:val="00671814"/>
    <w:rsid w:val="00671939"/>
    <w:rsid w:val="00672724"/>
    <w:rsid w:val="0067297C"/>
    <w:rsid w:val="00672A58"/>
    <w:rsid w:val="006730F8"/>
    <w:rsid w:val="006731B3"/>
    <w:rsid w:val="00673433"/>
    <w:rsid w:val="006742FC"/>
    <w:rsid w:val="006743AF"/>
    <w:rsid w:val="00676233"/>
    <w:rsid w:val="0067680B"/>
    <w:rsid w:val="00676F0D"/>
    <w:rsid w:val="00677A9D"/>
    <w:rsid w:val="006811C0"/>
    <w:rsid w:val="006816F5"/>
    <w:rsid w:val="0068253D"/>
    <w:rsid w:val="006827FB"/>
    <w:rsid w:val="00683CE4"/>
    <w:rsid w:val="00685E39"/>
    <w:rsid w:val="0068608A"/>
    <w:rsid w:val="0068611B"/>
    <w:rsid w:val="00686AB1"/>
    <w:rsid w:val="00687084"/>
    <w:rsid w:val="006876CB"/>
    <w:rsid w:val="00687E44"/>
    <w:rsid w:val="00690B42"/>
    <w:rsid w:val="0069106D"/>
    <w:rsid w:val="00692C4B"/>
    <w:rsid w:val="00692EBC"/>
    <w:rsid w:val="006930EC"/>
    <w:rsid w:val="00693194"/>
    <w:rsid w:val="00693456"/>
    <w:rsid w:val="00696A34"/>
    <w:rsid w:val="00696AC7"/>
    <w:rsid w:val="0069710D"/>
    <w:rsid w:val="00697460"/>
    <w:rsid w:val="00697F8A"/>
    <w:rsid w:val="00697F9B"/>
    <w:rsid w:val="006A02D3"/>
    <w:rsid w:val="006A2098"/>
    <w:rsid w:val="006A30C9"/>
    <w:rsid w:val="006A35E6"/>
    <w:rsid w:val="006A3A35"/>
    <w:rsid w:val="006A3A67"/>
    <w:rsid w:val="006B0B24"/>
    <w:rsid w:val="006B0EBB"/>
    <w:rsid w:val="006B159C"/>
    <w:rsid w:val="006B1960"/>
    <w:rsid w:val="006B2064"/>
    <w:rsid w:val="006B3F4E"/>
    <w:rsid w:val="006B727B"/>
    <w:rsid w:val="006B7E39"/>
    <w:rsid w:val="006B7E80"/>
    <w:rsid w:val="006C10D0"/>
    <w:rsid w:val="006C14F7"/>
    <w:rsid w:val="006C374F"/>
    <w:rsid w:val="006C3A29"/>
    <w:rsid w:val="006C4E46"/>
    <w:rsid w:val="006C7367"/>
    <w:rsid w:val="006D0160"/>
    <w:rsid w:val="006D1834"/>
    <w:rsid w:val="006D2556"/>
    <w:rsid w:val="006D3321"/>
    <w:rsid w:val="006D3C4B"/>
    <w:rsid w:val="006D4232"/>
    <w:rsid w:val="006D485D"/>
    <w:rsid w:val="006D78C4"/>
    <w:rsid w:val="006E01B7"/>
    <w:rsid w:val="006E1314"/>
    <w:rsid w:val="006E2A44"/>
    <w:rsid w:val="006E3DD3"/>
    <w:rsid w:val="006E45DA"/>
    <w:rsid w:val="006E5C2A"/>
    <w:rsid w:val="006E5DCD"/>
    <w:rsid w:val="006E6EAC"/>
    <w:rsid w:val="006E6EFB"/>
    <w:rsid w:val="006E7C35"/>
    <w:rsid w:val="006F078D"/>
    <w:rsid w:val="006F0DB7"/>
    <w:rsid w:val="006F1EA6"/>
    <w:rsid w:val="006F219F"/>
    <w:rsid w:val="006F2967"/>
    <w:rsid w:val="006F2B2F"/>
    <w:rsid w:val="006F3AEC"/>
    <w:rsid w:val="006F4197"/>
    <w:rsid w:val="006F4474"/>
    <w:rsid w:val="006F6F7E"/>
    <w:rsid w:val="006F7978"/>
    <w:rsid w:val="006F7A87"/>
    <w:rsid w:val="00700D91"/>
    <w:rsid w:val="00701070"/>
    <w:rsid w:val="007020C6"/>
    <w:rsid w:val="00702C87"/>
    <w:rsid w:val="00702CAC"/>
    <w:rsid w:val="00702FAC"/>
    <w:rsid w:val="00703048"/>
    <w:rsid w:val="00704233"/>
    <w:rsid w:val="0070506F"/>
    <w:rsid w:val="007051D2"/>
    <w:rsid w:val="007052B0"/>
    <w:rsid w:val="007053CA"/>
    <w:rsid w:val="007055A7"/>
    <w:rsid w:val="00705D5B"/>
    <w:rsid w:val="0070613D"/>
    <w:rsid w:val="007075BD"/>
    <w:rsid w:val="00710C2E"/>
    <w:rsid w:val="00710CDB"/>
    <w:rsid w:val="00711C52"/>
    <w:rsid w:val="0071262E"/>
    <w:rsid w:val="0071287E"/>
    <w:rsid w:val="007137BF"/>
    <w:rsid w:val="007150E2"/>
    <w:rsid w:val="00716C9B"/>
    <w:rsid w:val="007203CC"/>
    <w:rsid w:val="00721D09"/>
    <w:rsid w:val="00722190"/>
    <w:rsid w:val="00723544"/>
    <w:rsid w:val="00724E46"/>
    <w:rsid w:val="00725ADC"/>
    <w:rsid w:val="00725EF1"/>
    <w:rsid w:val="00726294"/>
    <w:rsid w:val="0072684F"/>
    <w:rsid w:val="00730ECE"/>
    <w:rsid w:val="00731FF9"/>
    <w:rsid w:val="0073214B"/>
    <w:rsid w:val="007329BA"/>
    <w:rsid w:val="00732AE1"/>
    <w:rsid w:val="0073372E"/>
    <w:rsid w:val="00734BE4"/>
    <w:rsid w:val="00735901"/>
    <w:rsid w:val="00735918"/>
    <w:rsid w:val="00736653"/>
    <w:rsid w:val="00736D11"/>
    <w:rsid w:val="007371C7"/>
    <w:rsid w:val="007407C2"/>
    <w:rsid w:val="007441FD"/>
    <w:rsid w:val="00744240"/>
    <w:rsid w:val="00746A87"/>
    <w:rsid w:val="00751599"/>
    <w:rsid w:val="00751DE6"/>
    <w:rsid w:val="00752DDE"/>
    <w:rsid w:val="00752EEB"/>
    <w:rsid w:val="00753CA0"/>
    <w:rsid w:val="00754BBC"/>
    <w:rsid w:val="00755129"/>
    <w:rsid w:val="00755B0C"/>
    <w:rsid w:val="00755EB2"/>
    <w:rsid w:val="007570BC"/>
    <w:rsid w:val="007610D6"/>
    <w:rsid w:val="00761F53"/>
    <w:rsid w:val="00762448"/>
    <w:rsid w:val="007634F4"/>
    <w:rsid w:val="007634FC"/>
    <w:rsid w:val="00764518"/>
    <w:rsid w:val="0076681F"/>
    <w:rsid w:val="0076692E"/>
    <w:rsid w:val="00766DC9"/>
    <w:rsid w:val="00766F68"/>
    <w:rsid w:val="00767D55"/>
    <w:rsid w:val="007708A3"/>
    <w:rsid w:val="00771FFE"/>
    <w:rsid w:val="0077530B"/>
    <w:rsid w:val="00777CB9"/>
    <w:rsid w:val="00780B18"/>
    <w:rsid w:val="00781966"/>
    <w:rsid w:val="007819B1"/>
    <w:rsid w:val="00781D65"/>
    <w:rsid w:val="00781EB1"/>
    <w:rsid w:val="00782547"/>
    <w:rsid w:val="00782864"/>
    <w:rsid w:val="00783EDA"/>
    <w:rsid w:val="00785ABD"/>
    <w:rsid w:val="00786787"/>
    <w:rsid w:val="00786C7E"/>
    <w:rsid w:val="00790A9D"/>
    <w:rsid w:val="00790BE7"/>
    <w:rsid w:val="00793D4D"/>
    <w:rsid w:val="00795068"/>
    <w:rsid w:val="0079719F"/>
    <w:rsid w:val="0079778F"/>
    <w:rsid w:val="00797FCD"/>
    <w:rsid w:val="007A017B"/>
    <w:rsid w:val="007A01E2"/>
    <w:rsid w:val="007A20EB"/>
    <w:rsid w:val="007A250F"/>
    <w:rsid w:val="007A2C75"/>
    <w:rsid w:val="007A2C7A"/>
    <w:rsid w:val="007A2C82"/>
    <w:rsid w:val="007A2F55"/>
    <w:rsid w:val="007A39A1"/>
    <w:rsid w:val="007A5226"/>
    <w:rsid w:val="007A542D"/>
    <w:rsid w:val="007A59F9"/>
    <w:rsid w:val="007A5B1F"/>
    <w:rsid w:val="007A6C9D"/>
    <w:rsid w:val="007B02D3"/>
    <w:rsid w:val="007B14AD"/>
    <w:rsid w:val="007B1622"/>
    <w:rsid w:val="007B1D8D"/>
    <w:rsid w:val="007B3226"/>
    <w:rsid w:val="007B33BD"/>
    <w:rsid w:val="007B3944"/>
    <w:rsid w:val="007B47DD"/>
    <w:rsid w:val="007B66F2"/>
    <w:rsid w:val="007B6B03"/>
    <w:rsid w:val="007B78CF"/>
    <w:rsid w:val="007B7A31"/>
    <w:rsid w:val="007C1885"/>
    <w:rsid w:val="007C1D2F"/>
    <w:rsid w:val="007C397C"/>
    <w:rsid w:val="007C4B1D"/>
    <w:rsid w:val="007C5D62"/>
    <w:rsid w:val="007C7325"/>
    <w:rsid w:val="007D05F4"/>
    <w:rsid w:val="007D2AC5"/>
    <w:rsid w:val="007D2F5E"/>
    <w:rsid w:val="007D3005"/>
    <w:rsid w:val="007D3274"/>
    <w:rsid w:val="007D5225"/>
    <w:rsid w:val="007D7D3A"/>
    <w:rsid w:val="007E06B6"/>
    <w:rsid w:val="007E0C55"/>
    <w:rsid w:val="007E0E43"/>
    <w:rsid w:val="007E19A7"/>
    <w:rsid w:val="007E2F59"/>
    <w:rsid w:val="007E3350"/>
    <w:rsid w:val="007E33F2"/>
    <w:rsid w:val="007E3973"/>
    <w:rsid w:val="007E3DF2"/>
    <w:rsid w:val="007E3FEE"/>
    <w:rsid w:val="007E4277"/>
    <w:rsid w:val="007E4538"/>
    <w:rsid w:val="007E4B0F"/>
    <w:rsid w:val="007E4C65"/>
    <w:rsid w:val="007E5CCD"/>
    <w:rsid w:val="007E62AC"/>
    <w:rsid w:val="007F01B9"/>
    <w:rsid w:val="007F0361"/>
    <w:rsid w:val="007F070A"/>
    <w:rsid w:val="007F1D7E"/>
    <w:rsid w:val="007F1DD5"/>
    <w:rsid w:val="007F2902"/>
    <w:rsid w:val="007F3CB8"/>
    <w:rsid w:val="007F516C"/>
    <w:rsid w:val="007F5479"/>
    <w:rsid w:val="007F6AEB"/>
    <w:rsid w:val="007F6E70"/>
    <w:rsid w:val="007F744A"/>
    <w:rsid w:val="007F7764"/>
    <w:rsid w:val="007F7850"/>
    <w:rsid w:val="00800326"/>
    <w:rsid w:val="00800AF6"/>
    <w:rsid w:val="00802702"/>
    <w:rsid w:val="0080365D"/>
    <w:rsid w:val="00804E90"/>
    <w:rsid w:val="008054A6"/>
    <w:rsid w:val="008056EA"/>
    <w:rsid w:val="00805D86"/>
    <w:rsid w:val="00807B79"/>
    <w:rsid w:val="00810227"/>
    <w:rsid w:val="00812B15"/>
    <w:rsid w:val="00812D4C"/>
    <w:rsid w:val="00813972"/>
    <w:rsid w:val="00813989"/>
    <w:rsid w:val="00815A02"/>
    <w:rsid w:val="00816877"/>
    <w:rsid w:val="0081688F"/>
    <w:rsid w:val="008172B6"/>
    <w:rsid w:val="008177E6"/>
    <w:rsid w:val="00817807"/>
    <w:rsid w:val="008204AC"/>
    <w:rsid w:val="00820813"/>
    <w:rsid w:val="00820DE7"/>
    <w:rsid w:val="008211B4"/>
    <w:rsid w:val="00822186"/>
    <w:rsid w:val="008230DB"/>
    <w:rsid w:val="00824510"/>
    <w:rsid w:val="00824A24"/>
    <w:rsid w:val="00824BF2"/>
    <w:rsid w:val="00826AA5"/>
    <w:rsid w:val="008303F2"/>
    <w:rsid w:val="008309FF"/>
    <w:rsid w:val="00832995"/>
    <w:rsid w:val="00834127"/>
    <w:rsid w:val="00834A83"/>
    <w:rsid w:val="00837C04"/>
    <w:rsid w:val="00837E0C"/>
    <w:rsid w:val="00837E89"/>
    <w:rsid w:val="008401FE"/>
    <w:rsid w:val="00840EA2"/>
    <w:rsid w:val="00841E0A"/>
    <w:rsid w:val="00841E47"/>
    <w:rsid w:val="00842C2E"/>
    <w:rsid w:val="0084399F"/>
    <w:rsid w:val="00843A42"/>
    <w:rsid w:val="00843C1F"/>
    <w:rsid w:val="00844013"/>
    <w:rsid w:val="00844271"/>
    <w:rsid w:val="0084646C"/>
    <w:rsid w:val="008510D4"/>
    <w:rsid w:val="00852309"/>
    <w:rsid w:val="00852324"/>
    <w:rsid w:val="00852E5C"/>
    <w:rsid w:val="00852F2D"/>
    <w:rsid w:val="00855224"/>
    <w:rsid w:val="00855884"/>
    <w:rsid w:val="008561CD"/>
    <w:rsid w:val="00856204"/>
    <w:rsid w:val="00856DFF"/>
    <w:rsid w:val="00856F3D"/>
    <w:rsid w:val="008605D4"/>
    <w:rsid w:val="00860C70"/>
    <w:rsid w:val="00860D13"/>
    <w:rsid w:val="00860D79"/>
    <w:rsid w:val="00860F0C"/>
    <w:rsid w:val="00861F2B"/>
    <w:rsid w:val="00862F4E"/>
    <w:rsid w:val="0086446F"/>
    <w:rsid w:val="00864F18"/>
    <w:rsid w:val="00864F3E"/>
    <w:rsid w:val="0086695B"/>
    <w:rsid w:val="00867006"/>
    <w:rsid w:val="0087422E"/>
    <w:rsid w:val="0087479F"/>
    <w:rsid w:val="00874A3D"/>
    <w:rsid w:val="008752DB"/>
    <w:rsid w:val="008762A3"/>
    <w:rsid w:val="00876AEC"/>
    <w:rsid w:val="00877362"/>
    <w:rsid w:val="00877E46"/>
    <w:rsid w:val="00880AD5"/>
    <w:rsid w:val="008810EB"/>
    <w:rsid w:val="008857B8"/>
    <w:rsid w:val="00886D1B"/>
    <w:rsid w:val="008914F5"/>
    <w:rsid w:val="00891551"/>
    <w:rsid w:val="008919F9"/>
    <w:rsid w:val="00891FE5"/>
    <w:rsid w:val="008932E7"/>
    <w:rsid w:val="00895D4C"/>
    <w:rsid w:val="008969EF"/>
    <w:rsid w:val="00897C42"/>
    <w:rsid w:val="00897CAF"/>
    <w:rsid w:val="00897F57"/>
    <w:rsid w:val="008A0315"/>
    <w:rsid w:val="008A4DE8"/>
    <w:rsid w:val="008A4F55"/>
    <w:rsid w:val="008A4FE2"/>
    <w:rsid w:val="008A5F4C"/>
    <w:rsid w:val="008A6B96"/>
    <w:rsid w:val="008A6EA7"/>
    <w:rsid w:val="008A71C4"/>
    <w:rsid w:val="008A77C7"/>
    <w:rsid w:val="008A7BC4"/>
    <w:rsid w:val="008B06F3"/>
    <w:rsid w:val="008B122F"/>
    <w:rsid w:val="008B2FB9"/>
    <w:rsid w:val="008B35F5"/>
    <w:rsid w:val="008B36B4"/>
    <w:rsid w:val="008B5CBF"/>
    <w:rsid w:val="008B695A"/>
    <w:rsid w:val="008B6F52"/>
    <w:rsid w:val="008B7934"/>
    <w:rsid w:val="008C11A6"/>
    <w:rsid w:val="008C15BB"/>
    <w:rsid w:val="008C3A9D"/>
    <w:rsid w:val="008C48E2"/>
    <w:rsid w:val="008C5713"/>
    <w:rsid w:val="008C607E"/>
    <w:rsid w:val="008D0D2B"/>
    <w:rsid w:val="008D0DE6"/>
    <w:rsid w:val="008D1C56"/>
    <w:rsid w:val="008D2440"/>
    <w:rsid w:val="008D3245"/>
    <w:rsid w:val="008D4298"/>
    <w:rsid w:val="008D446C"/>
    <w:rsid w:val="008D50A8"/>
    <w:rsid w:val="008D6532"/>
    <w:rsid w:val="008E2CC4"/>
    <w:rsid w:val="008E376A"/>
    <w:rsid w:val="008E44CA"/>
    <w:rsid w:val="008E515F"/>
    <w:rsid w:val="008E5540"/>
    <w:rsid w:val="008E5593"/>
    <w:rsid w:val="008E576F"/>
    <w:rsid w:val="008E66E0"/>
    <w:rsid w:val="008E6EE4"/>
    <w:rsid w:val="008E743C"/>
    <w:rsid w:val="008E7EC4"/>
    <w:rsid w:val="008F02A8"/>
    <w:rsid w:val="008F02E1"/>
    <w:rsid w:val="008F07AF"/>
    <w:rsid w:val="008F383A"/>
    <w:rsid w:val="008F3AC4"/>
    <w:rsid w:val="008F5A18"/>
    <w:rsid w:val="008F5DB0"/>
    <w:rsid w:val="008F701F"/>
    <w:rsid w:val="008F7375"/>
    <w:rsid w:val="00900846"/>
    <w:rsid w:val="00900FD9"/>
    <w:rsid w:val="009011FD"/>
    <w:rsid w:val="00901FB8"/>
    <w:rsid w:val="00903A33"/>
    <w:rsid w:val="00907245"/>
    <w:rsid w:val="00907EE6"/>
    <w:rsid w:val="00911163"/>
    <w:rsid w:val="0091175F"/>
    <w:rsid w:val="00912507"/>
    <w:rsid w:val="009131C1"/>
    <w:rsid w:val="0091394B"/>
    <w:rsid w:val="00913A10"/>
    <w:rsid w:val="00914B6D"/>
    <w:rsid w:val="00915256"/>
    <w:rsid w:val="00916D13"/>
    <w:rsid w:val="00916F26"/>
    <w:rsid w:val="009171B8"/>
    <w:rsid w:val="009174D3"/>
    <w:rsid w:val="00920090"/>
    <w:rsid w:val="00922367"/>
    <w:rsid w:val="00923834"/>
    <w:rsid w:val="009238EC"/>
    <w:rsid w:val="00924269"/>
    <w:rsid w:val="00924343"/>
    <w:rsid w:val="00924923"/>
    <w:rsid w:val="00924A11"/>
    <w:rsid w:val="009256C5"/>
    <w:rsid w:val="00926AE3"/>
    <w:rsid w:val="00926CEC"/>
    <w:rsid w:val="009301B2"/>
    <w:rsid w:val="00930FA2"/>
    <w:rsid w:val="00932C87"/>
    <w:rsid w:val="009336F1"/>
    <w:rsid w:val="00934A6E"/>
    <w:rsid w:val="00935F86"/>
    <w:rsid w:val="00936D9B"/>
    <w:rsid w:val="00940DF5"/>
    <w:rsid w:val="009417FF"/>
    <w:rsid w:val="00942342"/>
    <w:rsid w:val="0094245B"/>
    <w:rsid w:val="00944952"/>
    <w:rsid w:val="00944AB3"/>
    <w:rsid w:val="00946096"/>
    <w:rsid w:val="00946261"/>
    <w:rsid w:val="009473E7"/>
    <w:rsid w:val="0095104D"/>
    <w:rsid w:val="00951DD4"/>
    <w:rsid w:val="00952E27"/>
    <w:rsid w:val="00953F39"/>
    <w:rsid w:val="009545D2"/>
    <w:rsid w:val="009553DC"/>
    <w:rsid w:val="00955973"/>
    <w:rsid w:val="00956084"/>
    <w:rsid w:val="00956682"/>
    <w:rsid w:val="0096076C"/>
    <w:rsid w:val="0096176F"/>
    <w:rsid w:val="00961AB7"/>
    <w:rsid w:val="0096294A"/>
    <w:rsid w:val="00962A53"/>
    <w:rsid w:val="0096328D"/>
    <w:rsid w:val="00963638"/>
    <w:rsid w:val="00964205"/>
    <w:rsid w:val="00965639"/>
    <w:rsid w:val="00965644"/>
    <w:rsid w:val="009708E7"/>
    <w:rsid w:val="00971255"/>
    <w:rsid w:val="00971C08"/>
    <w:rsid w:val="009729FA"/>
    <w:rsid w:val="00973350"/>
    <w:rsid w:val="00973766"/>
    <w:rsid w:val="00973DB7"/>
    <w:rsid w:val="00973E0B"/>
    <w:rsid w:val="00974411"/>
    <w:rsid w:val="009761F7"/>
    <w:rsid w:val="00977047"/>
    <w:rsid w:val="0097768A"/>
    <w:rsid w:val="00977ED7"/>
    <w:rsid w:val="00980569"/>
    <w:rsid w:val="00981FD9"/>
    <w:rsid w:val="009826A2"/>
    <w:rsid w:val="0098369E"/>
    <w:rsid w:val="00985724"/>
    <w:rsid w:val="00990F04"/>
    <w:rsid w:val="00992141"/>
    <w:rsid w:val="00993D6D"/>
    <w:rsid w:val="00995D9D"/>
    <w:rsid w:val="0099707B"/>
    <w:rsid w:val="009A0C68"/>
    <w:rsid w:val="009A1498"/>
    <w:rsid w:val="009A1A93"/>
    <w:rsid w:val="009A1D3C"/>
    <w:rsid w:val="009A2BCF"/>
    <w:rsid w:val="009A2C2B"/>
    <w:rsid w:val="009A2DCE"/>
    <w:rsid w:val="009A39FE"/>
    <w:rsid w:val="009A4C06"/>
    <w:rsid w:val="009A4F36"/>
    <w:rsid w:val="009A5671"/>
    <w:rsid w:val="009A6394"/>
    <w:rsid w:val="009A76B4"/>
    <w:rsid w:val="009A7AF5"/>
    <w:rsid w:val="009B0F44"/>
    <w:rsid w:val="009B15F2"/>
    <w:rsid w:val="009B1E63"/>
    <w:rsid w:val="009B206A"/>
    <w:rsid w:val="009B2D70"/>
    <w:rsid w:val="009B309F"/>
    <w:rsid w:val="009B62BB"/>
    <w:rsid w:val="009B6686"/>
    <w:rsid w:val="009B6698"/>
    <w:rsid w:val="009B7636"/>
    <w:rsid w:val="009B78F5"/>
    <w:rsid w:val="009C21C6"/>
    <w:rsid w:val="009C2B22"/>
    <w:rsid w:val="009C2B66"/>
    <w:rsid w:val="009C4223"/>
    <w:rsid w:val="009C4F9A"/>
    <w:rsid w:val="009C52BC"/>
    <w:rsid w:val="009C537F"/>
    <w:rsid w:val="009C6DB0"/>
    <w:rsid w:val="009D03A7"/>
    <w:rsid w:val="009D2744"/>
    <w:rsid w:val="009D2811"/>
    <w:rsid w:val="009D5512"/>
    <w:rsid w:val="009D55D0"/>
    <w:rsid w:val="009D6101"/>
    <w:rsid w:val="009D62DC"/>
    <w:rsid w:val="009D64DE"/>
    <w:rsid w:val="009D66AB"/>
    <w:rsid w:val="009E10FE"/>
    <w:rsid w:val="009E1449"/>
    <w:rsid w:val="009E1BA1"/>
    <w:rsid w:val="009E23B8"/>
    <w:rsid w:val="009E2E97"/>
    <w:rsid w:val="009E3D41"/>
    <w:rsid w:val="009E4276"/>
    <w:rsid w:val="009E4E01"/>
    <w:rsid w:val="009E6CE1"/>
    <w:rsid w:val="009E7172"/>
    <w:rsid w:val="009E7E8D"/>
    <w:rsid w:val="009F154F"/>
    <w:rsid w:val="009F23D0"/>
    <w:rsid w:val="009F2E51"/>
    <w:rsid w:val="009F3712"/>
    <w:rsid w:val="009F5484"/>
    <w:rsid w:val="009F677E"/>
    <w:rsid w:val="00A01AB2"/>
    <w:rsid w:val="00A01B47"/>
    <w:rsid w:val="00A02CCA"/>
    <w:rsid w:val="00A03451"/>
    <w:rsid w:val="00A040D8"/>
    <w:rsid w:val="00A04776"/>
    <w:rsid w:val="00A0492C"/>
    <w:rsid w:val="00A049AD"/>
    <w:rsid w:val="00A04D6E"/>
    <w:rsid w:val="00A05D64"/>
    <w:rsid w:val="00A05F56"/>
    <w:rsid w:val="00A075C7"/>
    <w:rsid w:val="00A112A4"/>
    <w:rsid w:val="00A125F5"/>
    <w:rsid w:val="00A140AE"/>
    <w:rsid w:val="00A1452A"/>
    <w:rsid w:val="00A15988"/>
    <w:rsid w:val="00A15FA7"/>
    <w:rsid w:val="00A1622A"/>
    <w:rsid w:val="00A16C95"/>
    <w:rsid w:val="00A16CCF"/>
    <w:rsid w:val="00A16E9E"/>
    <w:rsid w:val="00A21D08"/>
    <w:rsid w:val="00A22414"/>
    <w:rsid w:val="00A225E8"/>
    <w:rsid w:val="00A228A0"/>
    <w:rsid w:val="00A23FFD"/>
    <w:rsid w:val="00A24756"/>
    <w:rsid w:val="00A25C75"/>
    <w:rsid w:val="00A26129"/>
    <w:rsid w:val="00A26AAC"/>
    <w:rsid w:val="00A30DC4"/>
    <w:rsid w:val="00A316D3"/>
    <w:rsid w:val="00A317DF"/>
    <w:rsid w:val="00A328C1"/>
    <w:rsid w:val="00A3367A"/>
    <w:rsid w:val="00A34BDE"/>
    <w:rsid w:val="00A361AD"/>
    <w:rsid w:val="00A367B2"/>
    <w:rsid w:val="00A36992"/>
    <w:rsid w:val="00A36F24"/>
    <w:rsid w:val="00A405DD"/>
    <w:rsid w:val="00A419AD"/>
    <w:rsid w:val="00A42D25"/>
    <w:rsid w:val="00A433F5"/>
    <w:rsid w:val="00A43D77"/>
    <w:rsid w:val="00A44061"/>
    <w:rsid w:val="00A44FDE"/>
    <w:rsid w:val="00A45147"/>
    <w:rsid w:val="00A46022"/>
    <w:rsid w:val="00A46818"/>
    <w:rsid w:val="00A47B00"/>
    <w:rsid w:val="00A47F09"/>
    <w:rsid w:val="00A5004B"/>
    <w:rsid w:val="00A50643"/>
    <w:rsid w:val="00A50749"/>
    <w:rsid w:val="00A5259A"/>
    <w:rsid w:val="00A53AD9"/>
    <w:rsid w:val="00A547CF"/>
    <w:rsid w:val="00A54D49"/>
    <w:rsid w:val="00A55040"/>
    <w:rsid w:val="00A56BEC"/>
    <w:rsid w:val="00A56F6D"/>
    <w:rsid w:val="00A57B20"/>
    <w:rsid w:val="00A602EB"/>
    <w:rsid w:val="00A62181"/>
    <w:rsid w:val="00A6370B"/>
    <w:rsid w:val="00A63769"/>
    <w:rsid w:val="00A64152"/>
    <w:rsid w:val="00A664BC"/>
    <w:rsid w:val="00A66577"/>
    <w:rsid w:val="00A673A4"/>
    <w:rsid w:val="00A70046"/>
    <w:rsid w:val="00A7022A"/>
    <w:rsid w:val="00A702F1"/>
    <w:rsid w:val="00A70AA2"/>
    <w:rsid w:val="00A735AB"/>
    <w:rsid w:val="00A74A9E"/>
    <w:rsid w:val="00A7546D"/>
    <w:rsid w:val="00A75CA8"/>
    <w:rsid w:val="00A761B5"/>
    <w:rsid w:val="00A7692F"/>
    <w:rsid w:val="00A80EFC"/>
    <w:rsid w:val="00A8181A"/>
    <w:rsid w:val="00A81E21"/>
    <w:rsid w:val="00A8289D"/>
    <w:rsid w:val="00A8297C"/>
    <w:rsid w:val="00A83BC6"/>
    <w:rsid w:val="00A83BF7"/>
    <w:rsid w:val="00A8405A"/>
    <w:rsid w:val="00A846C0"/>
    <w:rsid w:val="00A85015"/>
    <w:rsid w:val="00A85D9F"/>
    <w:rsid w:val="00A90199"/>
    <w:rsid w:val="00A9047C"/>
    <w:rsid w:val="00A90BC1"/>
    <w:rsid w:val="00A9136E"/>
    <w:rsid w:val="00A92445"/>
    <w:rsid w:val="00A928E8"/>
    <w:rsid w:val="00A94024"/>
    <w:rsid w:val="00A94EAC"/>
    <w:rsid w:val="00A9633E"/>
    <w:rsid w:val="00A9635C"/>
    <w:rsid w:val="00AA0109"/>
    <w:rsid w:val="00AA1387"/>
    <w:rsid w:val="00AA2C0F"/>
    <w:rsid w:val="00AA3068"/>
    <w:rsid w:val="00AA44F6"/>
    <w:rsid w:val="00AA77A2"/>
    <w:rsid w:val="00AB2525"/>
    <w:rsid w:val="00AB256B"/>
    <w:rsid w:val="00AB2E7E"/>
    <w:rsid w:val="00AB7F6F"/>
    <w:rsid w:val="00AC2C19"/>
    <w:rsid w:val="00AC2EC2"/>
    <w:rsid w:val="00AC3030"/>
    <w:rsid w:val="00AC32EE"/>
    <w:rsid w:val="00AC4431"/>
    <w:rsid w:val="00AC515E"/>
    <w:rsid w:val="00AC69A0"/>
    <w:rsid w:val="00AC7133"/>
    <w:rsid w:val="00AD0235"/>
    <w:rsid w:val="00AD06D7"/>
    <w:rsid w:val="00AD19AB"/>
    <w:rsid w:val="00AD3727"/>
    <w:rsid w:val="00AD43DE"/>
    <w:rsid w:val="00AD6B50"/>
    <w:rsid w:val="00AD73CC"/>
    <w:rsid w:val="00AD7D3F"/>
    <w:rsid w:val="00AE0801"/>
    <w:rsid w:val="00AE34D8"/>
    <w:rsid w:val="00AE3AF6"/>
    <w:rsid w:val="00AE3EE7"/>
    <w:rsid w:val="00AE70DF"/>
    <w:rsid w:val="00AF0EB4"/>
    <w:rsid w:val="00AF1302"/>
    <w:rsid w:val="00AF323F"/>
    <w:rsid w:val="00AF43F0"/>
    <w:rsid w:val="00AF5AEE"/>
    <w:rsid w:val="00AF723E"/>
    <w:rsid w:val="00B002DF"/>
    <w:rsid w:val="00B01E27"/>
    <w:rsid w:val="00B01F2A"/>
    <w:rsid w:val="00B0561E"/>
    <w:rsid w:val="00B063BB"/>
    <w:rsid w:val="00B075F5"/>
    <w:rsid w:val="00B101E0"/>
    <w:rsid w:val="00B10301"/>
    <w:rsid w:val="00B10459"/>
    <w:rsid w:val="00B10463"/>
    <w:rsid w:val="00B108D3"/>
    <w:rsid w:val="00B1107B"/>
    <w:rsid w:val="00B115CB"/>
    <w:rsid w:val="00B118BD"/>
    <w:rsid w:val="00B11925"/>
    <w:rsid w:val="00B12535"/>
    <w:rsid w:val="00B132E8"/>
    <w:rsid w:val="00B13617"/>
    <w:rsid w:val="00B146CA"/>
    <w:rsid w:val="00B155E4"/>
    <w:rsid w:val="00B162FE"/>
    <w:rsid w:val="00B1647D"/>
    <w:rsid w:val="00B16544"/>
    <w:rsid w:val="00B165D6"/>
    <w:rsid w:val="00B16815"/>
    <w:rsid w:val="00B16A4E"/>
    <w:rsid w:val="00B16F8E"/>
    <w:rsid w:val="00B1782E"/>
    <w:rsid w:val="00B2007D"/>
    <w:rsid w:val="00B215D4"/>
    <w:rsid w:val="00B2241A"/>
    <w:rsid w:val="00B22616"/>
    <w:rsid w:val="00B2286E"/>
    <w:rsid w:val="00B23659"/>
    <w:rsid w:val="00B23C70"/>
    <w:rsid w:val="00B24573"/>
    <w:rsid w:val="00B25932"/>
    <w:rsid w:val="00B26085"/>
    <w:rsid w:val="00B26C35"/>
    <w:rsid w:val="00B313D0"/>
    <w:rsid w:val="00B31B70"/>
    <w:rsid w:val="00B331AC"/>
    <w:rsid w:val="00B337C8"/>
    <w:rsid w:val="00B33BBC"/>
    <w:rsid w:val="00B354C0"/>
    <w:rsid w:val="00B354D7"/>
    <w:rsid w:val="00B365E1"/>
    <w:rsid w:val="00B4242E"/>
    <w:rsid w:val="00B425D3"/>
    <w:rsid w:val="00B42604"/>
    <w:rsid w:val="00B42A24"/>
    <w:rsid w:val="00B461FD"/>
    <w:rsid w:val="00B46431"/>
    <w:rsid w:val="00B469B9"/>
    <w:rsid w:val="00B473E3"/>
    <w:rsid w:val="00B475B5"/>
    <w:rsid w:val="00B50519"/>
    <w:rsid w:val="00B50AD9"/>
    <w:rsid w:val="00B51F8D"/>
    <w:rsid w:val="00B52727"/>
    <w:rsid w:val="00B55642"/>
    <w:rsid w:val="00B56231"/>
    <w:rsid w:val="00B56961"/>
    <w:rsid w:val="00B57039"/>
    <w:rsid w:val="00B57F2B"/>
    <w:rsid w:val="00B6112F"/>
    <w:rsid w:val="00B62DF3"/>
    <w:rsid w:val="00B62FE4"/>
    <w:rsid w:val="00B6310A"/>
    <w:rsid w:val="00B63604"/>
    <w:rsid w:val="00B642C4"/>
    <w:rsid w:val="00B652AE"/>
    <w:rsid w:val="00B66BE4"/>
    <w:rsid w:val="00B67022"/>
    <w:rsid w:val="00B673E6"/>
    <w:rsid w:val="00B67BC5"/>
    <w:rsid w:val="00B7183C"/>
    <w:rsid w:val="00B720E1"/>
    <w:rsid w:val="00B72B71"/>
    <w:rsid w:val="00B7344F"/>
    <w:rsid w:val="00B7379A"/>
    <w:rsid w:val="00B73EA9"/>
    <w:rsid w:val="00B73EE9"/>
    <w:rsid w:val="00B75204"/>
    <w:rsid w:val="00B75464"/>
    <w:rsid w:val="00B757E2"/>
    <w:rsid w:val="00B75BE3"/>
    <w:rsid w:val="00B75CBC"/>
    <w:rsid w:val="00B75F0F"/>
    <w:rsid w:val="00B7651E"/>
    <w:rsid w:val="00B76BD5"/>
    <w:rsid w:val="00B76E10"/>
    <w:rsid w:val="00B76EFA"/>
    <w:rsid w:val="00B77525"/>
    <w:rsid w:val="00B77AD5"/>
    <w:rsid w:val="00B80C60"/>
    <w:rsid w:val="00B817E6"/>
    <w:rsid w:val="00B82879"/>
    <w:rsid w:val="00B82CE7"/>
    <w:rsid w:val="00B845D5"/>
    <w:rsid w:val="00B84D09"/>
    <w:rsid w:val="00B85906"/>
    <w:rsid w:val="00B85A5A"/>
    <w:rsid w:val="00B86133"/>
    <w:rsid w:val="00B86C2F"/>
    <w:rsid w:val="00B87674"/>
    <w:rsid w:val="00B87B17"/>
    <w:rsid w:val="00B91449"/>
    <w:rsid w:val="00B918E1"/>
    <w:rsid w:val="00B92172"/>
    <w:rsid w:val="00B92767"/>
    <w:rsid w:val="00B92846"/>
    <w:rsid w:val="00B9358A"/>
    <w:rsid w:val="00B94885"/>
    <w:rsid w:val="00B95104"/>
    <w:rsid w:val="00B956E6"/>
    <w:rsid w:val="00B95744"/>
    <w:rsid w:val="00B97E62"/>
    <w:rsid w:val="00BA00CD"/>
    <w:rsid w:val="00BA127D"/>
    <w:rsid w:val="00BA16D3"/>
    <w:rsid w:val="00BA1E26"/>
    <w:rsid w:val="00BA1E50"/>
    <w:rsid w:val="00BA332B"/>
    <w:rsid w:val="00BA3E2B"/>
    <w:rsid w:val="00BA4C6F"/>
    <w:rsid w:val="00BA552C"/>
    <w:rsid w:val="00BA5BAA"/>
    <w:rsid w:val="00BA613C"/>
    <w:rsid w:val="00BA66F1"/>
    <w:rsid w:val="00BB03F4"/>
    <w:rsid w:val="00BB0932"/>
    <w:rsid w:val="00BB0C3D"/>
    <w:rsid w:val="00BB1884"/>
    <w:rsid w:val="00BB24C9"/>
    <w:rsid w:val="00BB2A52"/>
    <w:rsid w:val="00BB312E"/>
    <w:rsid w:val="00BB3B86"/>
    <w:rsid w:val="00BB594E"/>
    <w:rsid w:val="00BB729D"/>
    <w:rsid w:val="00BC3A1B"/>
    <w:rsid w:val="00BC477B"/>
    <w:rsid w:val="00BC565D"/>
    <w:rsid w:val="00BC596E"/>
    <w:rsid w:val="00BC62E7"/>
    <w:rsid w:val="00BC6D14"/>
    <w:rsid w:val="00BC7139"/>
    <w:rsid w:val="00BD06C3"/>
    <w:rsid w:val="00BD12B8"/>
    <w:rsid w:val="00BD2C94"/>
    <w:rsid w:val="00BD4CD2"/>
    <w:rsid w:val="00BD5DE5"/>
    <w:rsid w:val="00BE03C5"/>
    <w:rsid w:val="00BE1C72"/>
    <w:rsid w:val="00BE1E65"/>
    <w:rsid w:val="00BE2240"/>
    <w:rsid w:val="00BE23E7"/>
    <w:rsid w:val="00BE2D2C"/>
    <w:rsid w:val="00BE3AEC"/>
    <w:rsid w:val="00BE3E12"/>
    <w:rsid w:val="00BE4861"/>
    <w:rsid w:val="00BE60DE"/>
    <w:rsid w:val="00BE68CE"/>
    <w:rsid w:val="00BF15BA"/>
    <w:rsid w:val="00BF16D1"/>
    <w:rsid w:val="00BF1969"/>
    <w:rsid w:val="00BF23CB"/>
    <w:rsid w:val="00BF337B"/>
    <w:rsid w:val="00BF3D9D"/>
    <w:rsid w:val="00BF5F63"/>
    <w:rsid w:val="00BF64B8"/>
    <w:rsid w:val="00BF7889"/>
    <w:rsid w:val="00C00E62"/>
    <w:rsid w:val="00C01144"/>
    <w:rsid w:val="00C01C49"/>
    <w:rsid w:val="00C023DE"/>
    <w:rsid w:val="00C039F1"/>
    <w:rsid w:val="00C07A63"/>
    <w:rsid w:val="00C10173"/>
    <w:rsid w:val="00C1025A"/>
    <w:rsid w:val="00C107E2"/>
    <w:rsid w:val="00C10FE6"/>
    <w:rsid w:val="00C1166C"/>
    <w:rsid w:val="00C12BC4"/>
    <w:rsid w:val="00C14111"/>
    <w:rsid w:val="00C150D6"/>
    <w:rsid w:val="00C17D4E"/>
    <w:rsid w:val="00C21668"/>
    <w:rsid w:val="00C224E7"/>
    <w:rsid w:val="00C2366D"/>
    <w:rsid w:val="00C23F72"/>
    <w:rsid w:val="00C24439"/>
    <w:rsid w:val="00C264C5"/>
    <w:rsid w:val="00C2730C"/>
    <w:rsid w:val="00C278CB"/>
    <w:rsid w:val="00C27E86"/>
    <w:rsid w:val="00C27FBE"/>
    <w:rsid w:val="00C27FCB"/>
    <w:rsid w:val="00C30905"/>
    <w:rsid w:val="00C31235"/>
    <w:rsid w:val="00C31514"/>
    <w:rsid w:val="00C328C0"/>
    <w:rsid w:val="00C35584"/>
    <w:rsid w:val="00C356A5"/>
    <w:rsid w:val="00C361BD"/>
    <w:rsid w:val="00C3621A"/>
    <w:rsid w:val="00C365B0"/>
    <w:rsid w:val="00C36BF6"/>
    <w:rsid w:val="00C36C78"/>
    <w:rsid w:val="00C37342"/>
    <w:rsid w:val="00C3759E"/>
    <w:rsid w:val="00C4021A"/>
    <w:rsid w:val="00C408E1"/>
    <w:rsid w:val="00C4155E"/>
    <w:rsid w:val="00C41B4F"/>
    <w:rsid w:val="00C41F47"/>
    <w:rsid w:val="00C423CF"/>
    <w:rsid w:val="00C431EC"/>
    <w:rsid w:val="00C43C41"/>
    <w:rsid w:val="00C44DD8"/>
    <w:rsid w:val="00C4522F"/>
    <w:rsid w:val="00C45655"/>
    <w:rsid w:val="00C47AFD"/>
    <w:rsid w:val="00C509CB"/>
    <w:rsid w:val="00C52773"/>
    <w:rsid w:val="00C52857"/>
    <w:rsid w:val="00C52AF9"/>
    <w:rsid w:val="00C530E7"/>
    <w:rsid w:val="00C5328C"/>
    <w:rsid w:val="00C545B3"/>
    <w:rsid w:val="00C54C9D"/>
    <w:rsid w:val="00C54D60"/>
    <w:rsid w:val="00C54EFB"/>
    <w:rsid w:val="00C55149"/>
    <w:rsid w:val="00C567F6"/>
    <w:rsid w:val="00C57326"/>
    <w:rsid w:val="00C57CFD"/>
    <w:rsid w:val="00C60B61"/>
    <w:rsid w:val="00C616E5"/>
    <w:rsid w:val="00C6208A"/>
    <w:rsid w:val="00C62DA5"/>
    <w:rsid w:val="00C64777"/>
    <w:rsid w:val="00C65C27"/>
    <w:rsid w:val="00C6633F"/>
    <w:rsid w:val="00C665E8"/>
    <w:rsid w:val="00C666BC"/>
    <w:rsid w:val="00C66A26"/>
    <w:rsid w:val="00C703ED"/>
    <w:rsid w:val="00C7098B"/>
    <w:rsid w:val="00C71159"/>
    <w:rsid w:val="00C714BC"/>
    <w:rsid w:val="00C72CA6"/>
    <w:rsid w:val="00C73B7E"/>
    <w:rsid w:val="00C7535A"/>
    <w:rsid w:val="00C75A2E"/>
    <w:rsid w:val="00C762EC"/>
    <w:rsid w:val="00C80D81"/>
    <w:rsid w:val="00C811C4"/>
    <w:rsid w:val="00C81938"/>
    <w:rsid w:val="00C827C7"/>
    <w:rsid w:val="00C8321D"/>
    <w:rsid w:val="00C83E97"/>
    <w:rsid w:val="00C84E92"/>
    <w:rsid w:val="00C85487"/>
    <w:rsid w:val="00C86D29"/>
    <w:rsid w:val="00C87B3D"/>
    <w:rsid w:val="00C901FD"/>
    <w:rsid w:val="00C90796"/>
    <w:rsid w:val="00C9196A"/>
    <w:rsid w:val="00C92E22"/>
    <w:rsid w:val="00C931AF"/>
    <w:rsid w:val="00C94FBD"/>
    <w:rsid w:val="00C95C46"/>
    <w:rsid w:val="00C96324"/>
    <w:rsid w:val="00C977E5"/>
    <w:rsid w:val="00C97FF1"/>
    <w:rsid w:val="00CA158E"/>
    <w:rsid w:val="00CA166C"/>
    <w:rsid w:val="00CA17EE"/>
    <w:rsid w:val="00CA202F"/>
    <w:rsid w:val="00CA20D0"/>
    <w:rsid w:val="00CA353F"/>
    <w:rsid w:val="00CA3A62"/>
    <w:rsid w:val="00CA4AD9"/>
    <w:rsid w:val="00CA53DB"/>
    <w:rsid w:val="00CA5673"/>
    <w:rsid w:val="00CA5C74"/>
    <w:rsid w:val="00CA7EEF"/>
    <w:rsid w:val="00CB01D7"/>
    <w:rsid w:val="00CB065E"/>
    <w:rsid w:val="00CB0E5D"/>
    <w:rsid w:val="00CB18CD"/>
    <w:rsid w:val="00CB2EC4"/>
    <w:rsid w:val="00CB3F5E"/>
    <w:rsid w:val="00CB4C4B"/>
    <w:rsid w:val="00CB5AB3"/>
    <w:rsid w:val="00CB5D6B"/>
    <w:rsid w:val="00CB62EA"/>
    <w:rsid w:val="00CB6722"/>
    <w:rsid w:val="00CB7C83"/>
    <w:rsid w:val="00CC022A"/>
    <w:rsid w:val="00CC0BF3"/>
    <w:rsid w:val="00CC2639"/>
    <w:rsid w:val="00CC27C4"/>
    <w:rsid w:val="00CD2CFB"/>
    <w:rsid w:val="00CD49D6"/>
    <w:rsid w:val="00CD50D0"/>
    <w:rsid w:val="00CD7B9C"/>
    <w:rsid w:val="00CE0130"/>
    <w:rsid w:val="00CE05ED"/>
    <w:rsid w:val="00CE59CA"/>
    <w:rsid w:val="00CE600A"/>
    <w:rsid w:val="00CE6EDF"/>
    <w:rsid w:val="00CE6F7A"/>
    <w:rsid w:val="00CE7ACE"/>
    <w:rsid w:val="00CF09CE"/>
    <w:rsid w:val="00CF0DE7"/>
    <w:rsid w:val="00CF12D9"/>
    <w:rsid w:val="00CF1EE6"/>
    <w:rsid w:val="00CF2C58"/>
    <w:rsid w:val="00CF6A9D"/>
    <w:rsid w:val="00CF6AA0"/>
    <w:rsid w:val="00CF6C9A"/>
    <w:rsid w:val="00CF6CCA"/>
    <w:rsid w:val="00CF7754"/>
    <w:rsid w:val="00CF78FE"/>
    <w:rsid w:val="00CF7BB6"/>
    <w:rsid w:val="00D001BC"/>
    <w:rsid w:val="00D00247"/>
    <w:rsid w:val="00D003A8"/>
    <w:rsid w:val="00D00711"/>
    <w:rsid w:val="00D00A32"/>
    <w:rsid w:val="00D0103A"/>
    <w:rsid w:val="00D01B71"/>
    <w:rsid w:val="00D030FC"/>
    <w:rsid w:val="00D04140"/>
    <w:rsid w:val="00D04554"/>
    <w:rsid w:val="00D0474A"/>
    <w:rsid w:val="00D04B3B"/>
    <w:rsid w:val="00D04E71"/>
    <w:rsid w:val="00D06A5E"/>
    <w:rsid w:val="00D07282"/>
    <w:rsid w:val="00D07EB9"/>
    <w:rsid w:val="00D113DB"/>
    <w:rsid w:val="00D13061"/>
    <w:rsid w:val="00D13842"/>
    <w:rsid w:val="00D14153"/>
    <w:rsid w:val="00D147A6"/>
    <w:rsid w:val="00D14D23"/>
    <w:rsid w:val="00D15BF9"/>
    <w:rsid w:val="00D16C03"/>
    <w:rsid w:val="00D16DF8"/>
    <w:rsid w:val="00D17A97"/>
    <w:rsid w:val="00D2099B"/>
    <w:rsid w:val="00D22117"/>
    <w:rsid w:val="00D225D1"/>
    <w:rsid w:val="00D2331A"/>
    <w:rsid w:val="00D240F3"/>
    <w:rsid w:val="00D249F1"/>
    <w:rsid w:val="00D257BA"/>
    <w:rsid w:val="00D25C8E"/>
    <w:rsid w:val="00D26472"/>
    <w:rsid w:val="00D27803"/>
    <w:rsid w:val="00D278CA"/>
    <w:rsid w:val="00D27A49"/>
    <w:rsid w:val="00D3006B"/>
    <w:rsid w:val="00D304AB"/>
    <w:rsid w:val="00D30E2D"/>
    <w:rsid w:val="00D31FB7"/>
    <w:rsid w:val="00D337FC"/>
    <w:rsid w:val="00D33937"/>
    <w:rsid w:val="00D33E9E"/>
    <w:rsid w:val="00D34642"/>
    <w:rsid w:val="00D36719"/>
    <w:rsid w:val="00D36AED"/>
    <w:rsid w:val="00D37151"/>
    <w:rsid w:val="00D371CB"/>
    <w:rsid w:val="00D4068A"/>
    <w:rsid w:val="00D411C3"/>
    <w:rsid w:val="00D41275"/>
    <w:rsid w:val="00D41504"/>
    <w:rsid w:val="00D41B7B"/>
    <w:rsid w:val="00D4319C"/>
    <w:rsid w:val="00D44CEC"/>
    <w:rsid w:val="00D451EC"/>
    <w:rsid w:val="00D46223"/>
    <w:rsid w:val="00D47E49"/>
    <w:rsid w:val="00D47EA6"/>
    <w:rsid w:val="00D50E6C"/>
    <w:rsid w:val="00D51BFB"/>
    <w:rsid w:val="00D53196"/>
    <w:rsid w:val="00D54FEE"/>
    <w:rsid w:val="00D5548B"/>
    <w:rsid w:val="00D56221"/>
    <w:rsid w:val="00D5636E"/>
    <w:rsid w:val="00D56696"/>
    <w:rsid w:val="00D60026"/>
    <w:rsid w:val="00D608A6"/>
    <w:rsid w:val="00D6145B"/>
    <w:rsid w:val="00D6192E"/>
    <w:rsid w:val="00D63001"/>
    <w:rsid w:val="00D65366"/>
    <w:rsid w:val="00D65832"/>
    <w:rsid w:val="00D67E70"/>
    <w:rsid w:val="00D67FEC"/>
    <w:rsid w:val="00D70C42"/>
    <w:rsid w:val="00D716DB"/>
    <w:rsid w:val="00D716FD"/>
    <w:rsid w:val="00D72B27"/>
    <w:rsid w:val="00D7393D"/>
    <w:rsid w:val="00D73B70"/>
    <w:rsid w:val="00D740E4"/>
    <w:rsid w:val="00D753E8"/>
    <w:rsid w:val="00D77554"/>
    <w:rsid w:val="00D77FF5"/>
    <w:rsid w:val="00D80319"/>
    <w:rsid w:val="00D8083F"/>
    <w:rsid w:val="00D80954"/>
    <w:rsid w:val="00D80EC7"/>
    <w:rsid w:val="00D8106C"/>
    <w:rsid w:val="00D823A4"/>
    <w:rsid w:val="00D8312D"/>
    <w:rsid w:val="00D87520"/>
    <w:rsid w:val="00D91E0C"/>
    <w:rsid w:val="00D95455"/>
    <w:rsid w:val="00D95EFC"/>
    <w:rsid w:val="00D975C7"/>
    <w:rsid w:val="00DA0019"/>
    <w:rsid w:val="00DA045B"/>
    <w:rsid w:val="00DA09F6"/>
    <w:rsid w:val="00DA0B85"/>
    <w:rsid w:val="00DA0DF7"/>
    <w:rsid w:val="00DA105A"/>
    <w:rsid w:val="00DA1423"/>
    <w:rsid w:val="00DA2716"/>
    <w:rsid w:val="00DA301B"/>
    <w:rsid w:val="00DA4199"/>
    <w:rsid w:val="00DA47FD"/>
    <w:rsid w:val="00DA50C4"/>
    <w:rsid w:val="00DA5BBE"/>
    <w:rsid w:val="00DA666F"/>
    <w:rsid w:val="00DA681A"/>
    <w:rsid w:val="00DA6CD4"/>
    <w:rsid w:val="00DA74AE"/>
    <w:rsid w:val="00DA753B"/>
    <w:rsid w:val="00DB01C8"/>
    <w:rsid w:val="00DB0970"/>
    <w:rsid w:val="00DB0B94"/>
    <w:rsid w:val="00DB1271"/>
    <w:rsid w:val="00DB19F2"/>
    <w:rsid w:val="00DB2C1D"/>
    <w:rsid w:val="00DB3C26"/>
    <w:rsid w:val="00DB411E"/>
    <w:rsid w:val="00DB621D"/>
    <w:rsid w:val="00DB6306"/>
    <w:rsid w:val="00DB7180"/>
    <w:rsid w:val="00DB783A"/>
    <w:rsid w:val="00DC0BA2"/>
    <w:rsid w:val="00DC0E83"/>
    <w:rsid w:val="00DC193D"/>
    <w:rsid w:val="00DC34DD"/>
    <w:rsid w:val="00DC35BC"/>
    <w:rsid w:val="00DC3FAB"/>
    <w:rsid w:val="00DC3FCD"/>
    <w:rsid w:val="00DC4F66"/>
    <w:rsid w:val="00DC5532"/>
    <w:rsid w:val="00DC6DC2"/>
    <w:rsid w:val="00DC7E12"/>
    <w:rsid w:val="00DC7F13"/>
    <w:rsid w:val="00DD0C04"/>
    <w:rsid w:val="00DD10B0"/>
    <w:rsid w:val="00DD30DF"/>
    <w:rsid w:val="00DD4EF6"/>
    <w:rsid w:val="00DD5A52"/>
    <w:rsid w:val="00DD7305"/>
    <w:rsid w:val="00DD7768"/>
    <w:rsid w:val="00DD7BA9"/>
    <w:rsid w:val="00DD7DBE"/>
    <w:rsid w:val="00DE02E0"/>
    <w:rsid w:val="00DE229E"/>
    <w:rsid w:val="00DE28DE"/>
    <w:rsid w:val="00DE3128"/>
    <w:rsid w:val="00DE3387"/>
    <w:rsid w:val="00DE3CB6"/>
    <w:rsid w:val="00DE568C"/>
    <w:rsid w:val="00DE5F20"/>
    <w:rsid w:val="00DE63A8"/>
    <w:rsid w:val="00DF0150"/>
    <w:rsid w:val="00DF0960"/>
    <w:rsid w:val="00DF40E5"/>
    <w:rsid w:val="00DF4FE3"/>
    <w:rsid w:val="00DF54AB"/>
    <w:rsid w:val="00DF5AB7"/>
    <w:rsid w:val="00DF6571"/>
    <w:rsid w:val="00DF6DAE"/>
    <w:rsid w:val="00DF719A"/>
    <w:rsid w:val="00DF758D"/>
    <w:rsid w:val="00DF768C"/>
    <w:rsid w:val="00DF7D9B"/>
    <w:rsid w:val="00E01E89"/>
    <w:rsid w:val="00E03A85"/>
    <w:rsid w:val="00E03DA1"/>
    <w:rsid w:val="00E043BE"/>
    <w:rsid w:val="00E04883"/>
    <w:rsid w:val="00E04B74"/>
    <w:rsid w:val="00E05B05"/>
    <w:rsid w:val="00E075F8"/>
    <w:rsid w:val="00E114F3"/>
    <w:rsid w:val="00E11DA9"/>
    <w:rsid w:val="00E1298E"/>
    <w:rsid w:val="00E12BA7"/>
    <w:rsid w:val="00E1424A"/>
    <w:rsid w:val="00E15DF7"/>
    <w:rsid w:val="00E15F1C"/>
    <w:rsid w:val="00E17827"/>
    <w:rsid w:val="00E208B5"/>
    <w:rsid w:val="00E20EC8"/>
    <w:rsid w:val="00E22771"/>
    <w:rsid w:val="00E22D37"/>
    <w:rsid w:val="00E2427D"/>
    <w:rsid w:val="00E24A87"/>
    <w:rsid w:val="00E24E0D"/>
    <w:rsid w:val="00E24F42"/>
    <w:rsid w:val="00E2691E"/>
    <w:rsid w:val="00E26ACF"/>
    <w:rsid w:val="00E3000B"/>
    <w:rsid w:val="00E30C21"/>
    <w:rsid w:val="00E32997"/>
    <w:rsid w:val="00E32A26"/>
    <w:rsid w:val="00E33956"/>
    <w:rsid w:val="00E33AA5"/>
    <w:rsid w:val="00E3419F"/>
    <w:rsid w:val="00E3429B"/>
    <w:rsid w:val="00E35AA9"/>
    <w:rsid w:val="00E35D69"/>
    <w:rsid w:val="00E3615A"/>
    <w:rsid w:val="00E377F7"/>
    <w:rsid w:val="00E4019E"/>
    <w:rsid w:val="00E40629"/>
    <w:rsid w:val="00E40C6C"/>
    <w:rsid w:val="00E418CD"/>
    <w:rsid w:val="00E419DB"/>
    <w:rsid w:val="00E439C3"/>
    <w:rsid w:val="00E471D4"/>
    <w:rsid w:val="00E47BE9"/>
    <w:rsid w:val="00E51661"/>
    <w:rsid w:val="00E52258"/>
    <w:rsid w:val="00E5247F"/>
    <w:rsid w:val="00E541B2"/>
    <w:rsid w:val="00E55C47"/>
    <w:rsid w:val="00E57498"/>
    <w:rsid w:val="00E57865"/>
    <w:rsid w:val="00E62327"/>
    <w:rsid w:val="00E62E56"/>
    <w:rsid w:val="00E62E91"/>
    <w:rsid w:val="00E64420"/>
    <w:rsid w:val="00E64DA9"/>
    <w:rsid w:val="00E65797"/>
    <w:rsid w:val="00E66DE1"/>
    <w:rsid w:val="00E670A0"/>
    <w:rsid w:val="00E67759"/>
    <w:rsid w:val="00E713A3"/>
    <w:rsid w:val="00E7197F"/>
    <w:rsid w:val="00E7211F"/>
    <w:rsid w:val="00E72D11"/>
    <w:rsid w:val="00E72F47"/>
    <w:rsid w:val="00E74DCD"/>
    <w:rsid w:val="00E75733"/>
    <w:rsid w:val="00E75A68"/>
    <w:rsid w:val="00E75BF5"/>
    <w:rsid w:val="00E75D27"/>
    <w:rsid w:val="00E806E5"/>
    <w:rsid w:val="00E81FAC"/>
    <w:rsid w:val="00E834A4"/>
    <w:rsid w:val="00E83919"/>
    <w:rsid w:val="00E844EE"/>
    <w:rsid w:val="00E8471E"/>
    <w:rsid w:val="00E85743"/>
    <w:rsid w:val="00E86022"/>
    <w:rsid w:val="00E866AE"/>
    <w:rsid w:val="00E86B69"/>
    <w:rsid w:val="00E8788B"/>
    <w:rsid w:val="00E9016E"/>
    <w:rsid w:val="00E902CE"/>
    <w:rsid w:val="00E90E82"/>
    <w:rsid w:val="00E92A2C"/>
    <w:rsid w:val="00E930B3"/>
    <w:rsid w:val="00E936E3"/>
    <w:rsid w:val="00E944E3"/>
    <w:rsid w:val="00E945E1"/>
    <w:rsid w:val="00E95372"/>
    <w:rsid w:val="00E966B2"/>
    <w:rsid w:val="00E97000"/>
    <w:rsid w:val="00EA0BA5"/>
    <w:rsid w:val="00EA55BE"/>
    <w:rsid w:val="00EA622E"/>
    <w:rsid w:val="00EA63A8"/>
    <w:rsid w:val="00EA7074"/>
    <w:rsid w:val="00EA73B4"/>
    <w:rsid w:val="00EB0A23"/>
    <w:rsid w:val="00EB10FB"/>
    <w:rsid w:val="00EB223F"/>
    <w:rsid w:val="00EB3BF1"/>
    <w:rsid w:val="00EB624D"/>
    <w:rsid w:val="00EB650A"/>
    <w:rsid w:val="00EB6578"/>
    <w:rsid w:val="00EB6744"/>
    <w:rsid w:val="00EB6E96"/>
    <w:rsid w:val="00EC0837"/>
    <w:rsid w:val="00EC15B6"/>
    <w:rsid w:val="00EC2622"/>
    <w:rsid w:val="00EC2788"/>
    <w:rsid w:val="00EC35AE"/>
    <w:rsid w:val="00EC54DC"/>
    <w:rsid w:val="00EC6C97"/>
    <w:rsid w:val="00EC75FD"/>
    <w:rsid w:val="00EC7A4B"/>
    <w:rsid w:val="00ED1AF8"/>
    <w:rsid w:val="00ED2D4D"/>
    <w:rsid w:val="00ED317B"/>
    <w:rsid w:val="00ED5B21"/>
    <w:rsid w:val="00ED5EA6"/>
    <w:rsid w:val="00ED5F48"/>
    <w:rsid w:val="00ED787D"/>
    <w:rsid w:val="00ED789B"/>
    <w:rsid w:val="00EE0391"/>
    <w:rsid w:val="00EE124E"/>
    <w:rsid w:val="00EE21E3"/>
    <w:rsid w:val="00EE2A1F"/>
    <w:rsid w:val="00EE2CAB"/>
    <w:rsid w:val="00EE3858"/>
    <w:rsid w:val="00EE3A2B"/>
    <w:rsid w:val="00EE3F2A"/>
    <w:rsid w:val="00EE43B6"/>
    <w:rsid w:val="00EE50C7"/>
    <w:rsid w:val="00EE6385"/>
    <w:rsid w:val="00EF0017"/>
    <w:rsid w:val="00EF0235"/>
    <w:rsid w:val="00EF0603"/>
    <w:rsid w:val="00EF089F"/>
    <w:rsid w:val="00EF16E3"/>
    <w:rsid w:val="00EF36ED"/>
    <w:rsid w:val="00EF498D"/>
    <w:rsid w:val="00EF518A"/>
    <w:rsid w:val="00EF6551"/>
    <w:rsid w:val="00F003A9"/>
    <w:rsid w:val="00F01FC8"/>
    <w:rsid w:val="00F0282A"/>
    <w:rsid w:val="00F0458C"/>
    <w:rsid w:val="00F04A6F"/>
    <w:rsid w:val="00F054B0"/>
    <w:rsid w:val="00F05619"/>
    <w:rsid w:val="00F07417"/>
    <w:rsid w:val="00F07641"/>
    <w:rsid w:val="00F077B3"/>
    <w:rsid w:val="00F0780A"/>
    <w:rsid w:val="00F1028A"/>
    <w:rsid w:val="00F104E0"/>
    <w:rsid w:val="00F105A4"/>
    <w:rsid w:val="00F113B0"/>
    <w:rsid w:val="00F1289D"/>
    <w:rsid w:val="00F14F6F"/>
    <w:rsid w:val="00F15345"/>
    <w:rsid w:val="00F15D7B"/>
    <w:rsid w:val="00F15DB6"/>
    <w:rsid w:val="00F1608B"/>
    <w:rsid w:val="00F16DEB"/>
    <w:rsid w:val="00F174A8"/>
    <w:rsid w:val="00F222A0"/>
    <w:rsid w:val="00F22666"/>
    <w:rsid w:val="00F233C5"/>
    <w:rsid w:val="00F23C14"/>
    <w:rsid w:val="00F23CBE"/>
    <w:rsid w:val="00F23F77"/>
    <w:rsid w:val="00F24B0B"/>
    <w:rsid w:val="00F26D1B"/>
    <w:rsid w:val="00F26EAE"/>
    <w:rsid w:val="00F27ACB"/>
    <w:rsid w:val="00F30293"/>
    <w:rsid w:val="00F30C6A"/>
    <w:rsid w:val="00F3106A"/>
    <w:rsid w:val="00F32613"/>
    <w:rsid w:val="00F32A52"/>
    <w:rsid w:val="00F33313"/>
    <w:rsid w:val="00F33BC8"/>
    <w:rsid w:val="00F340F3"/>
    <w:rsid w:val="00F3504F"/>
    <w:rsid w:val="00F35BCA"/>
    <w:rsid w:val="00F3773C"/>
    <w:rsid w:val="00F416E2"/>
    <w:rsid w:val="00F435E3"/>
    <w:rsid w:val="00F44324"/>
    <w:rsid w:val="00F44CD4"/>
    <w:rsid w:val="00F45044"/>
    <w:rsid w:val="00F455EB"/>
    <w:rsid w:val="00F46007"/>
    <w:rsid w:val="00F4631D"/>
    <w:rsid w:val="00F465AD"/>
    <w:rsid w:val="00F465EF"/>
    <w:rsid w:val="00F46DAD"/>
    <w:rsid w:val="00F47DEE"/>
    <w:rsid w:val="00F50008"/>
    <w:rsid w:val="00F506E9"/>
    <w:rsid w:val="00F51FA7"/>
    <w:rsid w:val="00F51FE6"/>
    <w:rsid w:val="00F52A35"/>
    <w:rsid w:val="00F53BAE"/>
    <w:rsid w:val="00F53D3F"/>
    <w:rsid w:val="00F54669"/>
    <w:rsid w:val="00F54A8F"/>
    <w:rsid w:val="00F54E5E"/>
    <w:rsid w:val="00F55BA8"/>
    <w:rsid w:val="00F56631"/>
    <w:rsid w:val="00F57206"/>
    <w:rsid w:val="00F57D72"/>
    <w:rsid w:val="00F6020C"/>
    <w:rsid w:val="00F6062D"/>
    <w:rsid w:val="00F60754"/>
    <w:rsid w:val="00F609DD"/>
    <w:rsid w:val="00F61AA7"/>
    <w:rsid w:val="00F62116"/>
    <w:rsid w:val="00F626CB"/>
    <w:rsid w:val="00F627D0"/>
    <w:rsid w:val="00F63501"/>
    <w:rsid w:val="00F64057"/>
    <w:rsid w:val="00F64301"/>
    <w:rsid w:val="00F6436C"/>
    <w:rsid w:val="00F643D3"/>
    <w:rsid w:val="00F65A7D"/>
    <w:rsid w:val="00F6649D"/>
    <w:rsid w:val="00F666AF"/>
    <w:rsid w:val="00F67788"/>
    <w:rsid w:val="00F708FC"/>
    <w:rsid w:val="00F70C47"/>
    <w:rsid w:val="00F71379"/>
    <w:rsid w:val="00F72F30"/>
    <w:rsid w:val="00F74911"/>
    <w:rsid w:val="00F74C1F"/>
    <w:rsid w:val="00F7533A"/>
    <w:rsid w:val="00F757C3"/>
    <w:rsid w:val="00F7587B"/>
    <w:rsid w:val="00F76EF7"/>
    <w:rsid w:val="00F77CED"/>
    <w:rsid w:val="00F80979"/>
    <w:rsid w:val="00F80AD1"/>
    <w:rsid w:val="00F81F2C"/>
    <w:rsid w:val="00F82A59"/>
    <w:rsid w:val="00F84221"/>
    <w:rsid w:val="00F845D7"/>
    <w:rsid w:val="00F86FC9"/>
    <w:rsid w:val="00F876CD"/>
    <w:rsid w:val="00F901C5"/>
    <w:rsid w:val="00F908FE"/>
    <w:rsid w:val="00F9158B"/>
    <w:rsid w:val="00F94684"/>
    <w:rsid w:val="00F9484A"/>
    <w:rsid w:val="00F964EE"/>
    <w:rsid w:val="00F9782D"/>
    <w:rsid w:val="00FA06B1"/>
    <w:rsid w:val="00FA279B"/>
    <w:rsid w:val="00FA4B31"/>
    <w:rsid w:val="00FA4BF7"/>
    <w:rsid w:val="00FA4FB0"/>
    <w:rsid w:val="00FA51ED"/>
    <w:rsid w:val="00FA68A6"/>
    <w:rsid w:val="00FA71EC"/>
    <w:rsid w:val="00FB09E3"/>
    <w:rsid w:val="00FB237B"/>
    <w:rsid w:val="00FB29F7"/>
    <w:rsid w:val="00FB2B50"/>
    <w:rsid w:val="00FB3AB7"/>
    <w:rsid w:val="00FB4D66"/>
    <w:rsid w:val="00FB4DB1"/>
    <w:rsid w:val="00FB4E97"/>
    <w:rsid w:val="00FB5065"/>
    <w:rsid w:val="00FB5E09"/>
    <w:rsid w:val="00FB637C"/>
    <w:rsid w:val="00FB6E46"/>
    <w:rsid w:val="00FC017E"/>
    <w:rsid w:val="00FC37EA"/>
    <w:rsid w:val="00FC4909"/>
    <w:rsid w:val="00FC4E68"/>
    <w:rsid w:val="00FC5215"/>
    <w:rsid w:val="00FC67D8"/>
    <w:rsid w:val="00FC7CBB"/>
    <w:rsid w:val="00FD0D74"/>
    <w:rsid w:val="00FD1D2F"/>
    <w:rsid w:val="00FD3DFD"/>
    <w:rsid w:val="00FD3E6C"/>
    <w:rsid w:val="00FD4C15"/>
    <w:rsid w:val="00FD5AB7"/>
    <w:rsid w:val="00FD5D0D"/>
    <w:rsid w:val="00FD5E0F"/>
    <w:rsid w:val="00FD7F2F"/>
    <w:rsid w:val="00FD7F43"/>
    <w:rsid w:val="00FE1CD7"/>
    <w:rsid w:val="00FE202F"/>
    <w:rsid w:val="00FE20F4"/>
    <w:rsid w:val="00FE4940"/>
    <w:rsid w:val="00FE63BC"/>
    <w:rsid w:val="00FE6D66"/>
    <w:rsid w:val="00FF08FA"/>
    <w:rsid w:val="00FF1EA0"/>
    <w:rsid w:val="00FF21CD"/>
    <w:rsid w:val="00FF2D24"/>
    <w:rsid w:val="00FF2D70"/>
    <w:rsid w:val="00FF30F1"/>
    <w:rsid w:val="00FF33DF"/>
    <w:rsid w:val="00FF34D1"/>
    <w:rsid w:val="00FF3CF6"/>
    <w:rsid w:val="00FF449B"/>
    <w:rsid w:val="00FF5229"/>
    <w:rsid w:val="00FF53CB"/>
    <w:rsid w:val="00FF7307"/>
    <w:rsid w:val="00FF74C5"/>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E8347"/>
  <w15:docId w15:val="{422B99E5-38C3-4B75-B1FC-EF3F16D9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926AE3"/>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locked/>
    <w:rsid w:val="0086446F"/>
    <w:pPr>
      <w:keepNext/>
      <w:keepLines/>
      <w:spacing w:before="240"/>
      <w:outlineLvl w:val="3"/>
    </w:pPr>
    <w:rPr>
      <w:b/>
    </w:rPr>
  </w:style>
  <w:style w:type="paragraph" w:styleId="Heading5">
    <w:name w:val="heading 5"/>
    <w:basedOn w:val="Normal"/>
    <w:next w:val="Normal"/>
    <w:link w:val="Heading5Char"/>
    <w:uiPriority w:val="9"/>
    <w:semiHidden/>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semiHidden/>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DF7D9B"/>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uiPriority w:val="99"/>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hAnsi="Arial"/>
      <w:b/>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section2">
    <w:name w:val="Header section 2"/>
    <w:basedOn w:val="Header"/>
    <w:uiPriority w:val="99"/>
    <w:rsid w:val="00C431EC"/>
    <w:pPr>
      <w:tabs>
        <w:tab w:val="clear" w:pos="4536"/>
        <w:tab w:val="clear" w:pos="9072"/>
        <w:tab w:val="center" w:pos="4153"/>
        <w:tab w:val="left" w:pos="4984"/>
        <w:tab w:val="right" w:pos="8306"/>
      </w:tabs>
      <w:spacing w:line="288" w:lineRule="auto"/>
    </w:pPr>
    <w:rPr>
      <w:color w:val="auto"/>
      <w:sz w:val="18"/>
      <w:szCs w:val="20"/>
      <w:lang w:eastAsia="de-DE"/>
    </w:rPr>
  </w:style>
  <w:style w:type="paragraph" w:customStyle="1" w:styleId="StyleBodyText9ptItalic">
    <w:name w:val="Style Body Text + 9 pt Italic"/>
    <w:basedOn w:val="BodyText"/>
    <w:link w:val="StyleBodyText9ptItalicChar"/>
    <w:uiPriority w:val="99"/>
    <w:rsid w:val="00255373"/>
    <w:rPr>
      <w:i/>
      <w:color w:val="auto"/>
      <w:sz w:val="24"/>
      <w:szCs w:val="20"/>
    </w:rPr>
  </w:style>
  <w:style w:type="character" w:customStyle="1" w:styleId="StyleBodyText9ptItalicChar">
    <w:name w:val="Style Body Text + 9 pt Italic Char"/>
    <w:link w:val="StyleBodyText9ptItalic"/>
    <w:uiPriority w:val="99"/>
    <w:locked/>
    <w:rsid w:val="00255373"/>
    <w:rPr>
      <w:rFonts w:ascii="Arial" w:eastAsia="Times New Roman" w:hAnsi="Arial" w:cs="Times New Roman"/>
      <w:i/>
      <w:spacing w:val="4"/>
      <w:sz w:val="24"/>
      <w:szCs w:val="20"/>
      <w:lang w:val="en-GB" w:eastAsia="nl-NL"/>
    </w:rPr>
  </w:style>
  <w:style w:type="table" w:customStyle="1" w:styleId="PlainTable11">
    <w:name w:val="Plain Table 11"/>
    <w:basedOn w:val="TableNormal"/>
    <w:uiPriority w:val="41"/>
    <w:rsid w:val="004021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405F4D"/>
  </w:style>
  <w:style w:type="table" w:customStyle="1" w:styleId="Style1">
    <w:name w:val="Style1"/>
    <w:basedOn w:val="TableNormal"/>
    <w:uiPriority w:val="99"/>
    <w:rsid w:val="000A360F"/>
    <w:pPr>
      <w:spacing w:after="0" w:line="240" w:lineRule="auto"/>
    </w:pPr>
    <w:tblPr/>
  </w:style>
  <w:style w:type="character" w:styleId="PlaceholderText">
    <w:name w:val="Placeholder Text"/>
    <w:basedOn w:val="DefaultParagraphFont"/>
    <w:uiPriority w:val="99"/>
    <w:semiHidden/>
    <w:locked/>
    <w:rsid w:val="009A7AF5"/>
    <w:rPr>
      <w:color w:val="808080"/>
    </w:rPr>
  </w:style>
  <w:style w:type="paragraph" w:customStyle="1" w:styleId="m1056195934572270804m-3518348002971557154gmail-msolistparagraph">
    <w:name w:val="m_1056195934572270804m_-3518348002971557154gmail-msolistparagraph"/>
    <w:basedOn w:val="Normal"/>
    <w:rsid w:val="00790A9D"/>
    <w:pPr>
      <w:spacing w:before="100" w:beforeAutospacing="1" w:after="100" w:afterAutospacing="1" w:line="240" w:lineRule="auto"/>
    </w:pPr>
    <w:rPr>
      <w:rFonts w:ascii="Times New Roman" w:hAnsi="Times New Roman"/>
      <w:color w:val="auto"/>
      <w:spacing w:val="0"/>
      <w:sz w:val="24"/>
      <w:lang w:val="en-US" w:eastAsia="en-US"/>
    </w:rPr>
  </w:style>
  <w:style w:type="paragraph" w:customStyle="1" w:styleId="BulletNormal">
    <w:name w:val="Bullet_Normal"/>
    <w:basedOn w:val="Normal"/>
    <w:link w:val="BulletNormalChar"/>
    <w:qFormat/>
    <w:rsid w:val="00CA3A62"/>
    <w:pPr>
      <w:numPr>
        <w:numId w:val="30"/>
      </w:numPr>
      <w:spacing w:after="60" w:line="240" w:lineRule="auto"/>
      <w:ind w:left="714" w:hanging="357"/>
      <w:jc w:val="both"/>
    </w:pPr>
    <w:rPr>
      <w:rFonts w:ascii="Calibri" w:hAnsi="Calibri"/>
      <w:color w:val="auto"/>
      <w:spacing w:val="0"/>
      <w:sz w:val="24"/>
      <w:lang w:val="en-US" w:eastAsia="de-DE"/>
    </w:rPr>
  </w:style>
  <w:style w:type="character" w:customStyle="1" w:styleId="BulletNormalChar">
    <w:name w:val="Bullet_Normal Char"/>
    <w:basedOn w:val="DefaultParagraphFont"/>
    <w:link w:val="BulletNormal"/>
    <w:rsid w:val="00CA3A62"/>
    <w:rPr>
      <w:rFonts w:ascii="Calibri" w:eastAsia="Times New Roman" w:hAnsi="Calibri" w:cs="Times New Roman"/>
      <w:sz w:val="24"/>
      <w:szCs w:val="24"/>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60445252">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997148445">
      <w:bodyDiv w:val="1"/>
      <w:marLeft w:val="0"/>
      <w:marRight w:val="0"/>
      <w:marTop w:val="0"/>
      <w:marBottom w:val="0"/>
      <w:divBdr>
        <w:top w:val="none" w:sz="0" w:space="0" w:color="auto"/>
        <w:left w:val="none" w:sz="0" w:space="0" w:color="auto"/>
        <w:bottom w:val="none" w:sz="0" w:space="0" w:color="auto"/>
        <w:right w:val="none" w:sz="0" w:space="0" w:color="auto"/>
      </w:divBdr>
    </w:div>
    <w:div w:id="1251162545">
      <w:bodyDiv w:val="1"/>
      <w:marLeft w:val="0"/>
      <w:marRight w:val="0"/>
      <w:marTop w:val="0"/>
      <w:marBottom w:val="0"/>
      <w:divBdr>
        <w:top w:val="none" w:sz="0" w:space="0" w:color="auto"/>
        <w:left w:val="none" w:sz="0" w:space="0" w:color="auto"/>
        <w:bottom w:val="none" w:sz="0" w:space="0" w:color="auto"/>
        <w:right w:val="none" w:sz="0" w:space="0" w:color="auto"/>
      </w:divBdr>
    </w:div>
    <w:div w:id="1323658898">
      <w:bodyDiv w:val="1"/>
      <w:marLeft w:val="0"/>
      <w:marRight w:val="0"/>
      <w:marTop w:val="0"/>
      <w:marBottom w:val="0"/>
      <w:divBdr>
        <w:top w:val="none" w:sz="0" w:space="0" w:color="auto"/>
        <w:left w:val="none" w:sz="0" w:space="0" w:color="auto"/>
        <w:bottom w:val="none" w:sz="0" w:space="0" w:color="auto"/>
        <w:right w:val="none" w:sz="0" w:space="0" w:color="auto"/>
      </w:divBdr>
    </w:div>
    <w:div w:id="1638216500">
      <w:bodyDiv w:val="1"/>
      <w:marLeft w:val="0"/>
      <w:marRight w:val="0"/>
      <w:marTop w:val="0"/>
      <w:marBottom w:val="0"/>
      <w:divBdr>
        <w:top w:val="none" w:sz="0" w:space="0" w:color="auto"/>
        <w:left w:val="none" w:sz="0" w:space="0" w:color="auto"/>
        <w:bottom w:val="none" w:sz="0" w:space="0" w:color="auto"/>
        <w:right w:val="none" w:sz="0" w:space="0" w:color="auto"/>
      </w:divBdr>
    </w:div>
    <w:div w:id="1812743427">
      <w:bodyDiv w:val="1"/>
      <w:marLeft w:val="0"/>
      <w:marRight w:val="0"/>
      <w:marTop w:val="0"/>
      <w:marBottom w:val="0"/>
      <w:divBdr>
        <w:top w:val="none" w:sz="0" w:space="0" w:color="auto"/>
        <w:left w:val="none" w:sz="0" w:space="0" w:color="auto"/>
        <w:bottom w:val="none" w:sz="0" w:space="0" w:color="auto"/>
        <w:right w:val="none" w:sz="0" w:space="0" w:color="auto"/>
      </w:divBdr>
    </w:div>
    <w:div w:id="188298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microsoft.com/office/2016/09/relationships/commentsIds" Target="commentsIds.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EDC1CD6BE7647FBAA1E18AA3CB0EE88"/>
        <w:category>
          <w:name w:val="General"/>
          <w:gallery w:val="placeholder"/>
        </w:category>
        <w:types>
          <w:type w:val="bbPlcHdr"/>
        </w:types>
        <w:behaviors>
          <w:behavior w:val="content"/>
        </w:behaviors>
        <w:guid w:val="{04647F21-1014-4626-9954-BBDB40B7602B}"/>
      </w:docPartPr>
      <w:docPartBody>
        <w:p w:rsidR="009413F4" w:rsidRDefault="009413F4" w:rsidP="009413F4">
          <w:pPr>
            <w:pStyle w:val="9EDC1CD6BE7647FBAA1E18AA3CB0EE88"/>
          </w:pPr>
          <w:r w:rsidRPr="001A7C94">
            <w:rPr>
              <w:rStyle w:val="PlaceholderText"/>
            </w:rPr>
            <w:t>Choose an item.</w:t>
          </w:r>
        </w:p>
      </w:docPartBody>
    </w:docPart>
    <w:docPart>
      <w:docPartPr>
        <w:name w:val="3CF35A0229BD43FBA4F0335FA6718286"/>
        <w:category>
          <w:name w:val="General"/>
          <w:gallery w:val="placeholder"/>
        </w:category>
        <w:types>
          <w:type w:val="bbPlcHdr"/>
        </w:types>
        <w:behaviors>
          <w:behavior w:val="content"/>
        </w:behaviors>
        <w:guid w:val="{6B5969AC-902A-48C1-B387-98AA182622E4}"/>
      </w:docPartPr>
      <w:docPartBody>
        <w:p w:rsidR="009413F4" w:rsidRDefault="009413F4" w:rsidP="009413F4">
          <w:pPr>
            <w:pStyle w:val="3CF35A0229BD43FBA4F0335FA6718286"/>
          </w:pPr>
          <w:r w:rsidRPr="001A7C94">
            <w:rPr>
              <w:rStyle w:val="PlaceholderText"/>
            </w:rPr>
            <w:t>Choose an item.</w:t>
          </w:r>
        </w:p>
      </w:docPartBody>
    </w:docPart>
    <w:docPart>
      <w:docPartPr>
        <w:name w:val="4674B85A412D496A875FF2DFB683D611"/>
        <w:category>
          <w:name w:val="General"/>
          <w:gallery w:val="placeholder"/>
        </w:category>
        <w:types>
          <w:type w:val="bbPlcHdr"/>
        </w:types>
        <w:behaviors>
          <w:behavior w:val="content"/>
        </w:behaviors>
        <w:guid w:val="{52E04580-905C-45EF-B08D-FB0D074C6660}"/>
      </w:docPartPr>
      <w:docPartBody>
        <w:p w:rsidR="009413F4" w:rsidRDefault="009413F4" w:rsidP="009413F4">
          <w:pPr>
            <w:pStyle w:val="4674B85A412D496A875FF2DFB683D611"/>
          </w:pPr>
          <w:r w:rsidRPr="001A7C94">
            <w:rPr>
              <w:rStyle w:val="PlaceholderText"/>
            </w:rPr>
            <w:t>Choose an item.</w:t>
          </w:r>
        </w:p>
      </w:docPartBody>
    </w:docPart>
    <w:docPart>
      <w:docPartPr>
        <w:name w:val="D31C1A8A19DA4AA790B8806EA6F2F9ED"/>
        <w:category>
          <w:name w:val="General"/>
          <w:gallery w:val="placeholder"/>
        </w:category>
        <w:types>
          <w:type w:val="bbPlcHdr"/>
        </w:types>
        <w:behaviors>
          <w:behavior w:val="content"/>
        </w:behaviors>
        <w:guid w:val="{C9DB7EFC-5BBE-41E8-A613-6CCC1AC0A512}"/>
      </w:docPartPr>
      <w:docPartBody>
        <w:p w:rsidR="0029576A" w:rsidRDefault="007E3258" w:rsidP="007E3258">
          <w:pPr>
            <w:pStyle w:val="D31C1A8A19DA4AA790B8806EA6F2F9ED"/>
          </w:pPr>
          <w:r w:rsidRPr="001A7C94">
            <w:rPr>
              <w:rStyle w:val="PlaceholderText"/>
            </w:rPr>
            <w:t>Choose an item.</w:t>
          </w:r>
        </w:p>
      </w:docPartBody>
    </w:docPart>
    <w:docPart>
      <w:docPartPr>
        <w:name w:val="0041D05E8F3A415DA8981B5B2A60BC67"/>
        <w:category>
          <w:name w:val="General"/>
          <w:gallery w:val="placeholder"/>
        </w:category>
        <w:types>
          <w:type w:val="bbPlcHdr"/>
        </w:types>
        <w:behaviors>
          <w:behavior w:val="content"/>
        </w:behaviors>
        <w:guid w:val="{9EEA7896-DC1A-4E01-820C-2D889FC9D52C}"/>
      </w:docPartPr>
      <w:docPartBody>
        <w:p w:rsidR="00CD26ED" w:rsidRDefault="0093008E" w:rsidP="0093008E">
          <w:pPr>
            <w:pStyle w:val="0041D05E8F3A415DA8981B5B2A60BC67"/>
          </w:pPr>
          <w:r w:rsidRPr="001A7C94">
            <w:rPr>
              <w:rStyle w:val="PlaceholderText"/>
            </w:rPr>
            <w:t>Choose an item.</w:t>
          </w:r>
        </w:p>
      </w:docPartBody>
    </w:docPart>
    <w:docPart>
      <w:docPartPr>
        <w:name w:val="F34A0EC1D3334650BF4CDE27C6C7D285"/>
        <w:category>
          <w:name w:val="General"/>
          <w:gallery w:val="placeholder"/>
        </w:category>
        <w:types>
          <w:type w:val="bbPlcHdr"/>
        </w:types>
        <w:behaviors>
          <w:behavior w:val="content"/>
        </w:behaviors>
        <w:guid w:val="{7897774A-D10E-4B74-A10A-BF51E4F61AD7}"/>
      </w:docPartPr>
      <w:docPartBody>
        <w:p w:rsidR="00CD26ED" w:rsidRDefault="0093008E" w:rsidP="0093008E">
          <w:pPr>
            <w:pStyle w:val="F34A0EC1D3334650BF4CDE27C6C7D285"/>
          </w:pPr>
          <w:r w:rsidRPr="001A7C94">
            <w:rPr>
              <w:rStyle w:val="PlaceholderText"/>
            </w:rPr>
            <w:t>Choose an item.</w:t>
          </w:r>
        </w:p>
      </w:docPartBody>
    </w:docPart>
    <w:docPart>
      <w:docPartPr>
        <w:name w:val="A6EC4E60453B4234B480C9788DBDF8D0"/>
        <w:category>
          <w:name w:val="General"/>
          <w:gallery w:val="placeholder"/>
        </w:category>
        <w:types>
          <w:type w:val="bbPlcHdr"/>
        </w:types>
        <w:behaviors>
          <w:behavior w:val="content"/>
        </w:behaviors>
        <w:guid w:val="{D87868BA-AF3F-4FD6-A4FE-D60557B12CFE}"/>
      </w:docPartPr>
      <w:docPartBody>
        <w:p w:rsidR="00CD26ED" w:rsidRDefault="0093008E" w:rsidP="0093008E">
          <w:pPr>
            <w:pStyle w:val="A6EC4E60453B4234B480C9788DBDF8D0"/>
          </w:pPr>
          <w:r w:rsidRPr="001A7C94">
            <w:rPr>
              <w:rStyle w:val="PlaceholderText"/>
            </w:rPr>
            <w:t>Choose an item.</w:t>
          </w:r>
        </w:p>
      </w:docPartBody>
    </w:docPart>
    <w:docPart>
      <w:docPartPr>
        <w:name w:val="01C071EBD7B740189A96C8BF25A43779"/>
        <w:category>
          <w:name w:val="General"/>
          <w:gallery w:val="placeholder"/>
        </w:category>
        <w:types>
          <w:type w:val="bbPlcHdr"/>
        </w:types>
        <w:behaviors>
          <w:behavior w:val="content"/>
        </w:behaviors>
        <w:guid w:val="{CC79F49F-1541-4DFC-8649-D0CA4E2786BD}"/>
      </w:docPartPr>
      <w:docPartBody>
        <w:p w:rsidR="00CD26ED" w:rsidRDefault="0093008E" w:rsidP="0093008E">
          <w:pPr>
            <w:pStyle w:val="01C071EBD7B740189A96C8BF25A43779"/>
          </w:pPr>
          <w:r w:rsidRPr="001A7C94">
            <w:rPr>
              <w:rStyle w:val="PlaceholderText"/>
            </w:rPr>
            <w:t>Choose an item.</w:t>
          </w:r>
        </w:p>
      </w:docPartBody>
    </w:docPart>
    <w:docPart>
      <w:docPartPr>
        <w:name w:val="589A3170B25A4391B84E6BB6DB1C61E0"/>
        <w:category>
          <w:name w:val="General"/>
          <w:gallery w:val="placeholder"/>
        </w:category>
        <w:types>
          <w:type w:val="bbPlcHdr"/>
        </w:types>
        <w:behaviors>
          <w:behavior w:val="content"/>
        </w:behaviors>
        <w:guid w:val="{EEFD7D0C-9760-4D9D-9D6A-CE7EC733B60F}"/>
      </w:docPartPr>
      <w:docPartBody>
        <w:p w:rsidR="00CD26ED" w:rsidRDefault="0093008E" w:rsidP="0093008E">
          <w:pPr>
            <w:pStyle w:val="589A3170B25A4391B84E6BB6DB1C61E0"/>
          </w:pPr>
          <w:r w:rsidRPr="001A7C94">
            <w:rPr>
              <w:rStyle w:val="PlaceholderText"/>
            </w:rPr>
            <w:t>Choose an item.</w:t>
          </w:r>
        </w:p>
      </w:docPartBody>
    </w:docPart>
    <w:docPart>
      <w:docPartPr>
        <w:name w:val="CB4D1BF954EF4F0CB8790971B65E7C59"/>
        <w:category>
          <w:name w:val="General"/>
          <w:gallery w:val="placeholder"/>
        </w:category>
        <w:types>
          <w:type w:val="bbPlcHdr"/>
        </w:types>
        <w:behaviors>
          <w:behavior w:val="content"/>
        </w:behaviors>
        <w:guid w:val="{4D81B988-609A-45B8-90B7-F4B10E896ECD}"/>
      </w:docPartPr>
      <w:docPartBody>
        <w:p w:rsidR="00CD26ED" w:rsidRDefault="0093008E" w:rsidP="0093008E">
          <w:pPr>
            <w:pStyle w:val="CB4D1BF954EF4F0CB8790971B65E7C59"/>
          </w:pPr>
          <w:r w:rsidRPr="001A7C94">
            <w:rPr>
              <w:rStyle w:val="PlaceholderText"/>
            </w:rPr>
            <w:t>Choose an item.</w:t>
          </w:r>
        </w:p>
      </w:docPartBody>
    </w:docPart>
    <w:docPart>
      <w:docPartPr>
        <w:name w:val="D8D2CF12532741F39CAC8210B9D280F2"/>
        <w:category>
          <w:name w:val="General"/>
          <w:gallery w:val="placeholder"/>
        </w:category>
        <w:types>
          <w:type w:val="bbPlcHdr"/>
        </w:types>
        <w:behaviors>
          <w:behavior w:val="content"/>
        </w:behaviors>
        <w:guid w:val="{855149BB-26A3-444D-89ED-25BB89FBA856}"/>
      </w:docPartPr>
      <w:docPartBody>
        <w:p w:rsidR="007B171F" w:rsidRDefault="00851016" w:rsidP="00851016">
          <w:pPr>
            <w:pStyle w:val="D8D2CF12532741F39CAC8210B9D280F2"/>
          </w:pPr>
          <w:r w:rsidRPr="001A7C94">
            <w:rPr>
              <w:rStyle w:val="PlaceholderText"/>
            </w:rPr>
            <w:t>Choose an item.</w:t>
          </w:r>
        </w:p>
      </w:docPartBody>
    </w:docPart>
    <w:docPart>
      <w:docPartPr>
        <w:name w:val="89B44C4B600F40AAB7EC9C58ADC0E36C"/>
        <w:category>
          <w:name w:val="General"/>
          <w:gallery w:val="placeholder"/>
        </w:category>
        <w:types>
          <w:type w:val="bbPlcHdr"/>
        </w:types>
        <w:behaviors>
          <w:behavior w:val="content"/>
        </w:behaviors>
        <w:guid w:val="{5B3F566E-8769-4CA9-AF79-11D3447612CD}"/>
      </w:docPartPr>
      <w:docPartBody>
        <w:p w:rsidR="007B171F" w:rsidRDefault="00851016" w:rsidP="00851016">
          <w:pPr>
            <w:pStyle w:val="89B44C4B600F40AAB7EC9C58ADC0E36C"/>
          </w:pPr>
          <w:r w:rsidRPr="001A7C9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F23"/>
    <w:rsid w:val="000B1CB8"/>
    <w:rsid w:val="0029576A"/>
    <w:rsid w:val="002D462D"/>
    <w:rsid w:val="002F71EA"/>
    <w:rsid w:val="00440F16"/>
    <w:rsid w:val="004F58CA"/>
    <w:rsid w:val="00750D0C"/>
    <w:rsid w:val="007B171F"/>
    <w:rsid w:val="007E3258"/>
    <w:rsid w:val="007F77CC"/>
    <w:rsid w:val="00851016"/>
    <w:rsid w:val="0093008E"/>
    <w:rsid w:val="009413F4"/>
    <w:rsid w:val="009578FE"/>
    <w:rsid w:val="00A90277"/>
    <w:rsid w:val="00AB5585"/>
    <w:rsid w:val="00CD0CCD"/>
    <w:rsid w:val="00CD26ED"/>
    <w:rsid w:val="00DA6C8D"/>
    <w:rsid w:val="00E41ED0"/>
    <w:rsid w:val="00ED1F2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1016"/>
    <w:rPr>
      <w:color w:val="808080"/>
    </w:rPr>
  </w:style>
  <w:style w:type="paragraph" w:customStyle="1" w:styleId="BB3C89F1D9484CC5AA7D7B7F14B225F9">
    <w:name w:val="BB3C89F1D9484CC5AA7D7B7F14B225F9"/>
    <w:rsid w:val="00ED1F23"/>
  </w:style>
  <w:style w:type="paragraph" w:customStyle="1" w:styleId="C2285C228C8C47278B4F2FE0D21066A0">
    <w:name w:val="C2285C228C8C47278B4F2FE0D21066A0"/>
    <w:rsid w:val="00ED1F23"/>
  </w:style>
  <w:style w:type="paragraph" w:customStyle="1" w:styleId="B2B7E47A165643B3BDD647C5C7DF69D9">
    <w:name w:val="B2B7E47A165643B3BDD647C5C7DF69D9"/>
    <w:rsid w:val="00ED1F23"/>
  </w:style>
  <w:style w:type="paragraph" w:customStyle="1" w:styleId="917D31783A3A4E278957EBAEC869943A">
    <w:name w:val="917D31783A3A4E278957EBAEC869943A"/>
    <w:rsid w:val="00ED1F23"/>
  </w:style>
  <w:style w:type="paragraph" w:customStyle="1" w:styleId="1083CD4506A44D149E9194E53CAA5731">
    <w:name w:val="1083CD4506A44D149E9194E53CAA5731"/>
    <w:rsid w:val="00ED1F23"/>
  </w:style>
  <w:style w:type="paragraph" w:customStyle="1" w:styleId="79EE5E98F425482EAAFBEDB4370B13C7">
    <w:name w:val="79EE5E98F425482EAAFBEDB4370B13C7"/>
    <w:rsid w:val="00ED1F23"/>
  </w:style>
  <w:style w:type="paragraph" w:customStyle="1" w:styleId="F7F703F9CBB3448C850CFF079558578D">
    <w:name w:val="F7F703F9CBB3448C850CFF079558578D"/>
    <w:rsid w:val="00ED1F23"/>
  </w:style>
  <w:style w:type="paragraph" w:customStyle="1" w:styleId="F4C56B958A14442BACA641910DF682D8">
    <w:name w:val="F4C56B958A14442BACA641910DF682D8"/>
    <w:rsid w:val="00ED1F23"/>
  </w:style>
  <w:style w:type="paragraph" w:customStyle="1" w:styleId="9F337FD278604C2587A3F24107E79BCD">
    <w:name w:val="9F337FD278604C2587A3F24107E79BCD"/>
    <w:rsid w:val="00ED1F23"/>
  </w:style>
  <w:style w:type="paragraph" w:customStyle="1" w:styleId="69106A4091974FBEA6E14C26700D8726">
    <w:name w:val="69106A4091974FBEA6E14C26700D8726"/>
    <w:rsid w:val="009578FE"/>
  </w:style>
  <w:style w:type="paragraph" w:customStyle="1" w:styleId="9EDC1CD6BE7647FBAA1E18AA3CB0EE88">
    <w:name w:val="9EDC1CD6BE7647FBAA1E18AA3CB0EE88"/>
    <w:rsid w:val="009413F4"/>
  </w:style>
  <w:style w:type="paragraph" w:customStyle="1" w:styleId="3CF35A0229BD43FBA4F0335FA6718286">
    <w:name w:val="3CF35A0229BD43FBA4F0335FA6718286"/>
    <w:rsid w:val="009413F4"/>
  </w:style>
  <w:style w:type="paragraph" w:customStyle="1" w:styleId="A4FA8CB5854F4FF7B063D5291195A8DF">
    <w:name w:val="A4FA8CB5854F4FF7B063D5291195A8DF"/>
    <w:rsid w:val="009413F4"/>
  </w:style>
  <w:style w:type="paragraph" w:customStyle="1" w:styleId="47D3F060FF1E43CFB591FC8C4F79A51D">
    <w:name w:val="47D3F060FF1E43CFB591FC8C4F79A51D"/>
    <w:rsid w:val="009413F4"/>
  </w:style>
  <w:style w:type="paragraph" w:customStyle="1" w:styleId="4674B85A412D496A875FF2DFB683D611">
    <w:name w:val="4674B85A412D496A875FF2DFB683D611"/>
    <w:rsid w:val="009413F4"/>
  </w:style>
  <w:style w:type="paragraph" w:customStyle="1" w:styleId="81589FE23E9F4C7C80D7123AA910201A">
    <w:name w:val="81589FE23E9F4C7C80D7123AA910201A"/>
    <w:rsid w:val="009413F4"/>
  </w:style>
  <w:style w:type="paragraph" w:customStyle="1" w:styleId="DE66C8C2162340E2BDA69EDEFA1675D3">
    <w:name w:val="DE66C8C2162340E2BDA69EDEFA1675D3"/>
    <w:rsid w:val="009413F4"/>
  </w:style>
  <w:style w:type="paragraph" w:customStyle="1" w:styleId="6F611480D5C74CD4AF48F38A7B172CC3">
    <w:name w:val="6F611480D5C74CD4AF48F38A7B172CC3"/>
    <w:rsid w:val="009413F4"/>
  </w:style>
  <w:style w:type="paragraph" w:customStyle="1" w:styleId="B664D0D5A5234B47AC6E93F0BD5011A6">
    <w:name w:val="B664D0D5A5234B47AC6E93F0BD5011A6"/>
    <w:rsid w:val="009413F4"/>
  </w:style>
  <w:style w:type="paragraph" w:customStyle="1" w:styleId="A8F1A5A88D2145BD9E951AA250219E2A">
    <w:name w:val="A8F1A5A88D2145BD9E951AA250219E2A"/>
    <w:rsid w:val="009413F4"/>
  </w:style>
  <w:style w:type="paragraph" w:customStyle="1" w:styleId="CC3736C703624E47879AB1086E4E7A67">
    <w:name w:val="CC3736C703624E47879AB1086E4E7A67"/>
    <w:rsid w:val="009413F4"/>
  </w:style>
  <w:style w:type="paragraph" w:customStyle="1" w:styleId="4985730DB9424ED9903318093102134F">
    <w:name w:val="4985730DB9424ED9903318093102134F"/>
    <w:rsid w:val="009413F4"/>
  </w:style>
  <w:style w:type="paragraph" w:customStyle="1" w:styleId="D31C1A8A19DA4AA790B8806EA6F2F9ED">
    <w:name w:val="D31C1A8A19DA4AA790B8806EA6F2F9ED"/>
    <w:rsid w:val="007E3258"/>
    <w:rPr>
      <w:lang w:val="en-US"/>
    </w:rPr>
  </w:style>
  <w:style w:type="paragraph" w:customStyle="1" w:styleId="8243E380A35845A5B87CDFCEC00443AD">
    <w:name w:val="8243E380A35845A5B87CDFCEC00443AD"/>
    <w:rsid w:val="007E3258"/>
    <w:rPr>
      <w:lang w:val="en-US"/>
    </w:rPr>
  </w:style>
  <w:style w:type="paragraph" w:customStyle="1" w:styleId="1B7C32A819784439A34295054DE1A812">
    <w:name w:val="1B7C32A819784439A34295054DE1A812"/>
    <w:rsid w:val="007E3258"/>
    <w:rPr>
      <w:lang w:val="en-US"/>
    </w:rPr>
  </w:style>
  <w:style w:type="paragraph" w:customStyle="1" w:styleId="EA5F2AD62C504957ADEB863E4008DD1A">
    <w:name w:val="EA5F2AD62C504957ADEB863E4008DD1A"/>
    <w:rsid w:val="0093008E"/>
    <w:rPr>
      <w:lang w:val="en-US" w:eastAsia="en-US"/>
    </w:rPr>
  </w:style>
  <w:style w:type="paragraph" w:customStyle="1" w:styleId="50FD048AE1084E6C84A706A68052B6EF">
    <w:name w:val="50FD048AE1084E6C84A706A68052B6EF"/>
    <w:rsid w:val="0093008E"/>
    <w:rPr>
      <w:lang w:val="en-US" w:eastAsia="en-US"/>
    </w:rPr>
  </w:style>
  <w:style w:type="paragraph" w:customStyle="1" w:styleId="0041D05E8F3A415DA8981B5B2A60BC67">
    <w:name w:val="0041D05E8F3A415DA8981B5B2A60BC67"/>
    <w:rsid w:val="0093008E"/>
    <w:rPr>
      <w:lang w:val="en-US" w:eastAsia="en-US"/>
    </w:rPr>
  </w:style>
  <w:style w:type="paragraph" w:customStyle="1" w:styleId="F34A0EC1D3334650BF4CDE27C6C7D285">
    <w:name w:val="F34A0EC1D3334650BF4CDE27C6C7D285"/>
    <w:rsid w:val="0093008E"/>
    <w:rPr>
      <w:lang w:val="en-US" w:eastAsia="en-US"/>
    </w:rPr>
  </w:style>
  <w:style w:type="paragraph" w:customStyle="1" w:styleId="A6EC4E60453B4234B480C9788DBDF8D0">
    <w:name w:val="A6EC4E60453B4234B480C9788DBDF8D0"/>
    <w:rsid w:val="0093008E"/>
    <w:rPr>
      <w:lang w:val="en-US" w:eastAsia="en-US"/>
    </w:rPr>
  </w:style>
  <w:style w:type="paragraph" w:customStyle="1" w:styleId="01C071EBD7B740189A96C8BF25A43779">
    <w:name w:val="01C071EBD7B740189A96C8BF25A43779"/>
    <w:rsid w:val="0093008E"/>
    <w:rPr>
      <w:lang w:val="en-US" w:eastAsia="en-US"/>
    </w:rPr>
  </w:style>
  <w:style w:type="paragraph" w:customStyle="1" w:styleId="589A3170B25A4391B84E6BB6DB1C61E0">
    <w:name w:val="589A3170B25A4391B84E6BB6DB1C61E0"/>
    <w:rsid w:val="0093008E"/>
    <w:rPr>
      <w:lang w:val="en-US" w:eastAsia="en-US"/>
    </w:rPr>
  </w:style>
  <w:style w:type="paragraph" w:customStyle="1" w:styleId="CB4D1BF954EF4F0CB8790971B65E7C59">
    <w:name w:val="CB4D1BF954EF4F0CB8790971B65E7C59"/>
    <w:rsid w:val="0093008E"/>
    <w:rPr>
      <w:lang w:val="en-US" w:eastAsia="en-US"/>
    </w:rPr>
  </w:style>
  <w:style w:type="paragraph" w:customStyle="1" w:styleId="96B6785EDA524286990825606C80302F">
    <w:name w:val="96B6785EDA524286990825606C80302F"/>
    <w:rsid w:val="00851016"/>
    <w:rPr>
      <w:lang w:val="en-US" w:eastAsia="en-US"/>
    </w:rPr>
  </w:style>
  <w:style w:type="paragraph" w:customStyle="1" w:styleId="357427B8BD8940229754F8B9A6033973">
    <w:name w:val="357427B8BD8940229754F8B9A6033973"/>
    <w:rsid w:val="00851016"/>
    <w:rPr>
      <w:lang w:val="en-US" w:eastAsia="en-US"/>
    </w:rPr>
  </w:style>
  <w:style w:type="paragraph" w:customStyle="1" w:styleId="D8D2CF12532741F39CAC8210B9D280F2">
    <w:name w:val="D8D2CF12532741F39CAC8210B9D280F2"/>
    <w:rsid w:val="00851016"/>
    <w:rPr>
      <w:lang w:val="en-US" w:eastAsia="en-US"/>
    </w:rPr>
  </w:style>
  <w:style w:type="paragraph" w:customStyle="1" w:styleId="89B44C4B600F40AAB7EC9C58ADC0E36C">
    <w:name w:val="89B44C4B600F40AAB7EC9C58ADC0E36C"/>
    <w:rsid w:val="00851016"/>
    <w:rPr>
      <w:lang w:val="en-US" w:eastAsia="en-US"/>
    </w:rPr>
  </w:style>
  <w:style w:type="paragraph" w:customStyle="1" w:styleId="58BEE55D4EB04A6F8FC33E659934D4ED">
    <w:name w:val="58BEE55D4EB04A6F8FC33E659934D4ED"/>
    <w:rsid w:val="00851016"/>
    <w:rPr>
      <w:lang w:val="en-US" w:eastAsia="en-US"/>
    </w:rPr>
  </w:style>
  <w:style w:type="paragraph" w:customStyle="1" w:styleId="EF15E68AA4F144F4BE69E4EC0C84137C">
    <w:name w:val="EF15E68AA4F144F4BE69E4EC0C84137C"/>
    <w:rsid w:val="00851016"/>
    <w:rPr>
      <w:lang w:val="en-US" w:eastAsia="en-US"/>
    </w:rPr>
  </w:style>
  <w:style w:type="paragraph" w:customStyle="1" w:styleId="4285F38CEBFF41DA86C296A56F09A808">
    <w:name w:val="4285F38CEBFF41DA86C296A56F09A808"/>
    <w:rsid w:val="00851016"/>
    <w:rPr>
      <w:lang w:val="en-US" w:eastAsia="en-US"/>
    </w:rPr>
  </w:style>
  <w:style w:type="paragraph" w:customStyle="1" w:styleId="6E303D5872444631B5047552A13C2AD6">
    <w:name w:val="6E303D5872444631B5047552A13C2AD6"/>
    <w:rsid w:val="00851016"/>
    <w:rPr>
      <w:lang w:val="en-US" w:eastAsia="en-US"/>
    </w:rPr>
  </w:style>
  <w:style w:type="paragraph" w:customStyle="1" w:styleId="D123D2849E6B429B9C17EE1EEE5D2E06">
    <w:name w:val="D123D2849E6B429B9C17EE1EEE5D2E06"/>
    <w:rsid w:val="00851016"/>
    <w:rPr>
      <w:lang w:val="en-US" w:eastAsia="en-US"/>
    </w:rPr>
  </w:style>
  <w:style w:type="paragraph" w:customStyle="1" w:styleId="120D2DA1DF984DFC883FFDF77F1835D5">
    <w:name w:val="120D2DA1DF984DFC883FFDF77F1835D5"/>
    <w:rsid w:val="00851016"/>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B37A4B-1121-4D88-8DF4-B634EE42F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817</TotalTime>
  <Pages>33</Pages>
  <Words>7124</Words>
  <Characters>40607</Characters>
  <Application>Microsoft Office Word</Application>
  <DocSecurity>0</DocSecurity>
  <Lines>338</Lines>
  <Paragraphs>95</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47636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 van Ham</dc:creator>
  <cp:lastModifiedBy>GULTUGCE</cp:lastModifiedBy>
  <cp:revision>10</cp:revision>
  <cp:lastPrinted>2016-12-08T15:08:00Z</cp:lastPrinted>
  <dcterms:created xsi:type="dcterms:W3CDTF">2018-09-08T20:37:00Z</dcterms:created>
  <dcterms:modified xsi:type="dcterms:W3CDTF">2018-09-09T12:31:00Z</dcterms:modified>
</cp:coreProperties>
</file>